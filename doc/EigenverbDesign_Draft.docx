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C3D53" w14:textId="77777777" w:rsidR="001B56FA" w:rsidRDefault="001B56FA" w:rsidP="001B56FA">
      <w:pPr>
        <w:spacing w:after="0" w:line="240" w:lineRule="auto"/>
        <w:jc w:val="center"/>
        <w:rPr>
          <w:b/>
          <w:sz w:val="32"/>
          <w:szCs w:val="32"/>
        </w:rPr>
      </w:pPr>
      <w:r>
        <w:rPr>
          <w:b/>
          <w:sz w:val="32"/>
          <w:szCs w:val="32"/>
        </w:rPr>
        <w:t>Scientific and Technical Report</w:t>
      </w:r>
    </w:p>
    <w:p w14:paraId="2B999071" w14:textId="77777777" w:rsidR="001B56FA" w:rsidRDefault="00DA0E60" w:rsidP="001B56FA">
      <w:pPr>
        <w:spacing w:after="0" w:line="240" w:lineRule="auto"/>
        <w:jc w:val="center"/>
        <w:rPr>
          <w:b/>
          <w:sz w:val="32"/>
          <w:szCs w:val="32"/>
        </w:rPr>
      </w:pPr>
      <w:r>
        <w:rPr>
          <w:b/>
          <w:sz w:val="32"/>
          <w:szCs w:val="32"/>
        </w:rPr>
        <w:t>CDRL A004</w:t>
      </w:r>
    </w:p>
    <w:p w14:paraId="3D46F91F" w14:textId="77777777" w:rsidR="001B56FA" w:rsidRDefault="001B56FA" w:rsidP="001B56FA">
      <w:pPr>
        <w:spacing w:after="0" w:line="240" w:lineRule="auto"/>
        <w:jc w:val="center"/>
        <w:rPr>
          <w:b/>
          <w:sz w:val="28"/>
          <w:szCs w:val="28"/>
        </w:rPr>
      </w:pPr>
    </w:p>
    <w:p w14:paraId="66CFEB55" w14:textId="77777777" w:rsidR="001B56FA" w:rsidRDefault="001B56FA" w:rsidP="001B56FA">
      <w:pPr>
        <w:spacing w:after="0" w:line="240" w:lineRule="auto"/>
        <w:jc w:val="center"/>
        <w:rPr>
          <w:b/>
          <w:color w:val="1F497D" w:themeColor="text2"/>
          <w:sz w:val="28"/>
          <w:szCs w:val="28"/>
        </w:rPr>
      </w:pPr>
      <w:r>
        <w:rPr>
          <w:b/>
          <w:color w:val="1F497D" w:themeColor="text2"/>
          <w:sz w:val="28"/>
          <w:szCs w:val="28"/>
        </w:rPr>
        <w:t xml:space="preserve">Software Design Document for </w:t>
      </w:r>
      <w:proofErr w:type="spellStart"/>
      <w:r w:rsidRPr="003F73EF">
        <w:rPr>
          <w:b/>
          <w:color w:val="1F497D" w:themeColor="text2"/>
          <w:sz w:val="28"/>
          <w:szCs w:val="28"/>
        </w:rPr>
        <w:t>Eigenverb</w:t>
      </w:r>
      <w:proofErr w:type="spellEnd"/>
      <w:r w:rsidRPr="003F73EF">
        <w:rPr>
          <w:b/>
          <w:color w:val="1F497D" w:themeColor="text2"/>
          <w:sz w:val="28"/>
          <w:szCs w:val="28"/>
        </w:rPr>
        <w:t xml:space="preserve"> </w:t>
      </w:r>
      <w:r w:rsidR="002750B3">
        <w:rPr>
          <w:b/>
          <w:color w:val="1F497D" w:themeColor="text2"/>
          <w:sz w:val="28"/>
          <w:szCs w:val="28"/>
        </w:rPr>
        <w:t>M</w:t>
      </w:r>
      <w:r>
        <w:rPr>
          <w:b/>
          <w:color w:val="1F497D" w:themeColor="text2"/>
          <w:sz w:val="28"/>
          <w:szCs w:val="28"/>
        </w:rPr>
        <w:t>odel</w:t>
      </w:r>
    </w:p>
    <w:p w14:paraId="51840A3F" w14:textId="77777777" w:rsidR="001B56FA" w:rsidRDefault="001B56FA" w:rsidP="001B56FA">
      <w:pPr>
        <w:spacing w:after="0" w:line="240" w:lineRule="auto"/>
        <w:jc w:val="center"/>
        <w:rPr>
          <w:b/>
          <w:sz w:val="28"/>
          <w:szCs w:val="28"/>
        </w:rPr>
      </w:pPr>
    </w:p>
    <w:p w14:paraId="518A0214" w14:textId="77777777" w:rsidR="001B56FA" w:rsidRDefault="001B56FA" w:rsidP="001B56FA">
      <w:pPr>
        <w:spacing w:after="0" w:line="240" w:lineRule="auto"/>
        <w:jc w:val="center"/>
        <w:rPr>
          <w:b/>
          <w:sz w:val="28"/>
          <w:szCs w:val="28"/>
        </w:rPr>
      </w:pPr>
      <w:r>
        <w:rPr>
          <w:b/>
          <w:sz w:val="28"/>
          <w:szCs w:val="28"/>
        </w:rPr>
        <w:t>Prepared for:</w:t>
      </w:r>
    </w:p>
    <w:p w14:paraId="367EA863" w14:textId="77777777" w:rsidR="001B56FA" w:rsidRDefault="001B56FA" w:rsidP="001B56FA">
      <w:pPr>
        <w:spacing w:after="0" w:line="240" w:lineRule="auto"/>
        <w:jc w:val="center"/>
        <w:rPr>
          <w:b/>
          <w:sz w:val="28"/>
          <w:szCs w:val="28"/>
        </w:rPr>
      </w:pPr>
    </w:p>
    <w:p w14:paraId="340E9FC1" w14:textId="77777777" w:rsidR="001B56FA" w:rsidRDefault="001B56FA" w:rsidP="001B56FA">
      <w:pPr>
        <w:autoSpaceDE w:val="0"/>
        <w:autoSpaceDN w:val="0"/>
        <w:spacing w:after="0" w:line="240" w:lineRule="auto"/>
        <w:jc w:val="center"/>
        <w:rPr>
          <w:b/>
          <w:sz w:val="28"/>
          <w:szCs w:val="28"/>
        </w:rPr>
      </w:pPr>
      <w:r>
        <w:rPr>
          <w:b/>
          <w:sz w:val="28"/>
          <w:szCs w:val="28"/>
        </w:rPr>
        <w:t>NAWCTSD</w:t>
      </w:r>
    </w:p>
    <w:p w14:paraId="30137506" w14:textId="77777777" w:rsidR="001B56FA" w:rsidRDefault="001B56FA" w:rsidP="001B56FA">
      <w:pPr>
        <w:autoSpaceDE w:val="0"/>
        <w:autoSpaceDN w:val="0"/>
        <w:spacing w:after="0" w:line="240" w:lineRule="auto"/>
        <w:jc w:val="center"/>
        <w:rPr>
          <w:b/>
          <w:sz w:val="28"/>
          <w:szCs w:val="28"/>
        </w:rPr>
      </w:pPr>
      <w:r>
        <w:rPr>
          <w:b/>
          <w:sz w:val="28"/>
          <w:szCs w:val="28"/>
        </w:rPr>
        <w:t>ATTENTION:  JACOB BOURQUE</w:t>
      </w:r>
    </w:p>
    <w:p w14:paraId="757D2CB6" w14:textId="77777777" w:rsidR="001B56FA" w:rsidRDefault="001B56FA" w:rsidP="001B56FA">
      <w:pPr>
        <w:autoSpaceDE w:val="0"/>
        <w:autoSpaceDN w:val="0"/>
        <w:spacing w:after="0" w:line="240" w:lineRule="auto"/>
        <w:jc w:val="center"/>
        <w:rPr>
          <w:b/>
          <w:sz w:val="28"/>
          <w:szCs w:val="28"/>
        </w:rPr>
      </w:pPr>
      <w:r>
        <w:rPr>
          <w:b/>
          <w:sz w:val="28"/>
          <w:szCs w:val="28"/>
        </w:rPr>
        <w:t>12350 RESEARCH PARKWAY CODE 4.6</w:t>
      </w:r>
    </w:p>
    <w:p w14:paraId="5E293189" w14:textId="77777777" w:rsidR="001B56FA" w:rsidRDefault="001B56FA" w:rsidP="001B56FA">
      <w:pPr>
        <w:autoSpaceDE w:val="0"/>
        <w:autoSpaceDN w:val="0"/>
        <w:spacing w:after="0" w:line="240" w:lineRule="auto"/>
        <w:jc w:val="center"/>
        <w:rPr>
          <w:b/>
          <w:sz w:val="28"/>
          <w:szCs w:val="28"/>
        </w:rPr>
      </w:pPr>
      <w:r>
        <w:rPr>
          <w:b/>
          <w:sz w:val="28"/>
          <w:szCs w:val="28"/>
        </w:rPr>
        <w:t>ORLANDO FL 32826-3224</w:t>
      </w:r>
    </w:p>
    <w:p w14:paraId="6D5E3281" w14:textId="77777777" w:rsidR="001B56FA" w:rsidRDefault="001B56FA" w:rsidP="001B56FA">
      <w:pPr>
        <w:spacing w:after="0" w:line="240" w:lineRule="auto"/>
        <w:jc w:val="center"/>
        <w:rPr>
          <w:b/>
          <w:sz w:val="28"/>
          <w:szCs w:val="28"/>
        </w:rPr>
      </w:pPr>
    </w:p>
    <w:p w14:paraId="51C4619E" w14:textId="77777777" w:rsidR="001B56FA" w:rsidRDefault="00BA60A0" w:rsidP="001B56FA">
      <w:pPr>
        <w:spacing w:after="0" w:line="240" w:lineRule="auto"/>
        <w:jc w:val="center"/>
        <w:rPr>
          <w:b/>
          <w:sz w:val="28"/>
          <w:szCs w:val="28"/>
        </w:rPr>
      </w:pPr>
      <w:r>
        <w:rPr>
          <w:b/>
          <w:sz w:val="28"/>
          <w:szCs w:val="28"/>
        </w:rPr>
        <w:t>May</w:t>
      </w:r>
      <w:r w:rsidR="00252752">
        <w:rPr>
          <w:b/>
          <w:sz w:val="28"/>
          <w:szCs w:val="28"/>
        </w:rPr>
        <w:t xml:space="preserve"> </w:t>
      </w:r>
      <w:r>
        <w:rPr>
          <w:b/>
          <w:sz w:val="28"/>
          <w:szCs w:val="28"/>
        </w:rPr>
        <w:t>27</w:t>
      </w:r>
      <w:r w:rsidR="00252752">
        <w:rPr>
          <w:b/>
          <w:sz w:val="28"/>
          <w:szCs w:val="28"/>
        </w:rPr>
        <w:t>, 2015</w:t>
      </w:r>
    </w:p>
    <w:p w14:paraId="75E1D3D2" w14:textId="77777777" w:rsidR="001B56FA" w:rsidRDefault="001B56FA" w:rsidP="001B56FA">
      <w:pPr>
        <w:spacing w:after="0" w:line="240" w:lineRule="auto"/>
        <w:jc w:val="center"/>
        <w:rPr>
          <w:b/>
          <w:sz w:val="28"/>
          <w:szCs w:val="28"/>
        </w:rPr>
      </w:pPr>
    </w:p>
    <w:p w14:paraId="73880EEE" w14:textId="77777777" w:rsidR="001B56FA" w:rsidRDefault="001B56FA" w:rsidP="001B56FA">
      <w:pPr>
        <w:spacing w:after="0" w:line="240" w:lineRule="auto"/>
        <w:jc w:val="center"/>
        <w:rPr>
          <w:b/>
          <w:color w:val="1F497D" w:themeColor="text2"/>
          <w:sz w:val="28"/>
          <w:szCs w:val="28"/>
        </w:rPr>
      </w:pPr>
      <w:r>
        <w:rPr>
          <w:b/>
          <w:color w:val="1F497D" w:themeColor="text2"/>
          <w:sz w:val="28"/>
          <w:szCs w:val="28"/>
        </w:rPr>
        <w:t>Prime Contract Number:  N61340-13-C-0018</w:t>
      </w:r>
    </w:p>
    <w:p w14:paraId="45B1B32D" w14:textId="77777777" w:rsidR="001B56FA" w:rsidRDefault="001B56FA" w:rsidP="001B56FA">
      <w:pPr>
        <w:spacing w:after="0" w:line="240" w:lineRule="auto"/>
        <w:jc w:val="center"/>
        <w:rPr>
          <w:b/>
          <w:sz w:val="28"/>
          <w:szCs w:val="28"/>
        </w:rPr>
      </w:pPr>
    </w:p>
    <w:p w14:paraId="4D33A2C8" w14:textId="77777777" w:rsidR="001B56FA" w:rsidRDefault="001B56FA" w:rsidP="001B56FA">
      <w:pPr>
        <w:spacing w:after="0" w:line="240" w:lineRule="auto"/>
        <w:jc w:val="center"/>
        <w:rPr>
          <w:b/>
          <w:sz w:val="28"/>
          <w:szCs w:val="28"/>
        </w:rPr>
      </w:pPr>
    </w:p>
    <w:p w14:paraId="50F8BFE7" w14:textId="77777777" w:rsidR="001B56FA" w:rsidRDefault="001B56FA" w:rsidP="001B56FA">
      <w:pPr>
        <w:spacing w:after="0" w:line="240" w:lineRule="auto"/>
        <w:jc w:val="center"/>
        <w:rPr>
          <w:b/>
          <w:sz w:val="28"/>
          <w:szCs w:val="28"/>
        </w:rPr>
      </w:pPr>
      <w:r>
        <w:rPr>
          <w:b/>
          <w:sz w:val="28"/>
          <w:szCs w:val="28"/>
        </w:rPr>
        <w:t>Purchase Order Number:  1300350205</w:t>
      </w:r>
    </w:p>
    <w:p w14:paraId="71E6D44F" w14:textId="77777777" w:rsidR="001B56FA" w:rsidRDefault="001B56FA" w:rsidP="001B56FA">
      <w:pPr>
        <w:spacing w:after="0" w:line="240" w:lineRule="auto"/>
        <w:jc w:val="center"/>
        <w:rPr>
          <w:b/>
          <w:sz w:val="28"/>
          <w:szCs w:val="28"/>
        </w:rPr>
      </w:pPr>
    </w:p>
    <w:p w14:paraId="3F6BE145" w14:textId="2011618C" w:rsidR="001B56FA" w:rsidRPr="006160F4" w:rsidRDefault="003C2823" w:rsidP="001B56FA">
      <w:pPr>
        <w:spacing w:after="0" w:line="240" w:lineRule="auto"/>
        <w:jc w:val="center"/>
        <w:rPr>
          <w:b/>
          <w:color w:val="FF0000"/>
          <w:sz w:val="40"/>
          <w:szCs w:val="40"/>
        </w:rPr>
      </w:pPr>
      <w:r>
        <w:rPr>
          <w:b/>
          <w:color w:val="FF0000"/>
          <w:sz w:val="40"/>
          <w:szCs w:val="40"/>
        </w:rPr>
        <w:t xml:space="preserve">REVIEW </w:t>
      </w:r>
      <w:r w:rsidR="006160F4" w:rsidRPr="006160F4">
        <w:rPr>
          <w:b/>
          <w:color w:val="FF0000"/>
          <w:sz w:val="40"/>
          <w:szCs w:val="40"/>
        </w:rPr>
        <w:t>DRAFT</w:t>
      </w:r>
      <w:r>
        <w:rPr>
          <w:b/>
          <w:color w:val="FF0000"/>
          <w:sz w:val="40"/>
          <w:szCs w:val="40"/>
        </w:rPr>
        <w:t xml:space="preserve"> </w:t>
      </w:r>
      <w:del w:id="0" w:author="Sean Reilly" w:date="2015-04-15T09:45:00Z">
        <w:r w:rsidR="00EA3CA3" w:rsidDel="00252752">
          <w:rPr>
            <w:b/>
            <w:color w:val="FF0000"/>
            <w:sz w:val="40"/>
            <w:szCs w:val="40"/>
          </w:rPr>
          <w:delText>2</w:delText>
        </w:r>
      </w:del>
      <w:r w:rsidR="0089432E">
        <w:rPr>
          <w:b/>
          <w:color w:val="FF0000"/>
          <w:sz w:val="40"/>
          <w:szCs w:val="40"/>
        </w:rPr>
        <w:t>4</w:t>
      </w:r>
      <w:bookmarkStart w:id="1" w:name="_GoBack"/>
      <w:bookmarkEnd w:id="1"/>
    </w:p>
    <w:p w14:paraId="28ADF699" w14:textId="77777777" w:rsidR="001B56FA" w:rsidRDefault="001B56FA" w:rsidP="001B56FA">
      <w:pPr>
        <w:spacing w:after="0" w:line="240" w:lineRule="auto"/>
        <w:jc w:val="center"/>
        <w:rPr>
          <w:b/>
          <w:sz w:val="28"/>
          <w:szCs w:val="28"/>
        </w:rPr>
      </w:pPr>
    </w:p>
    <w:p w14:paraId="34DA1FF4" w14:textId="77777777" w:rsidR="001B56FA" w:rsidRDefault="001B56FA" w:rsidP="001B56FA">
      <w:pPr>
        <w:spacing w:after="0" w:line="240" w:lineRule="auto"/>
        <w:jc w:val="center"/>
        <w:rPr>
          <w:b/>
          <w:sz w:val="28"/>
          <w:szCs w:val="28"/>
        </w:rPr>
      </w:pPr>
      <w:r>
        <w:rPr>
          <w:b/>
          <w:sz w:val="28"/>
          <w:szCs w:val="28"/>
        </w:rPr>
        <w:t>Prepared by:</w:t>
      </w:r>
    </w:p>
    <w:p w14:paraId="2F089B59" w14:textId="77777777" w:rsidR="001B56FA" w:rsidRDefault="001B56FA" w:rsidP="001B56FA">
      <w:pPr>
        <w:spacing w:after="0" w:line="240" w:lineRule="auto"/>
        <w:jc w:val="center"/>
        <w:rPr>
          <w:b/>
          <w:sz w:val="28"/>
          <w:szCs w:val="28"/>
        </w:rPr>
      </w:pPr>
      <w:r>
        <w:rPr>
          <w:b/>
          <w:sz w:val="28"/>
          <w:szCs w:val="28"/>
        </w:rPr>
        <w:t>Sean Reilly</w:t>
      </w:r>
      <w:r w:rsidR="006160F4">
        <w:rPr>
          <w:b/>
          <w:sz w:val="28"/>
          <w:szCs w:val="28"/>
        </w:rPr>
        <w:t>, Ted Burns</w:t>
      </w:r>
      <w:r>
        <w:rPr>
          <w:b/>
          <w:sz w:val="28"/>
          <w:szCs w:val="28"/>
        </w:rPr>
        <w:t xml:space="preserve">, David </w:t>
      </w:r>
      <w:proofErr w:type="spellStart"/>
      <w:r>
        <w:rPr>
          <w:b/>
          <w:sz w:val="28"/>
          <w:szCs w:val="28"/>
        </w:rPr>
        <w:t>Thibaudeau</w:t>
      </w:r>
      <w:proofErr w:type="spellEnd"/>
    </w:p>
    <w:p w14:paraId="783C78A6" w14:textId="77777777" w:rsidR="001B56FA" w:rsidRDefault="001B56FA" w:rsidP="001B56FA">
      <w:pPr>
        <w:spacing w:after="0" w:line="240" w:lineRule="auto"/>
        <w:jc w:val="center"/>
        <w:rPr>
          <w:b/>
          <w:sz w:val="28"/>
          <w:szCs w:val="28"/>
        </w:rPr>
      </w:pPr>
      <w:r>
        <w:rPr>
          <w:b/>
          <w:sz w:val="28"/>
          <w:szCs w:val="28"/>
        </w:rPr>
        <w:t xml:space="preserve">The </w:t>
      </w:r>
      <w:proofErr w:type="spellStart"/>
      <w:r>
        <w:rPr>
          <w:b/>
          <w:sz w:val="28"/>
          <w:szCs w:val="28"/>
        </w:rPr>
        <w:t>AEgis</w:t>
      </w:r>
      <w:proofErr w:type="spellEnd"/>
      <w:r>
        <w:rPr>
          <w:b/>
          <w:sz w:val="28"/>
          <w:szCs w:val="28"/>
        </w:rPr>
        <w:t xml:space="preserve"> Technologies Group, Inc.</w:t>
      </w:r>
    </w:p>
    <w:p w14:paraId="42ED77E8" w14:textId="77777777" w:rsidR="001B56FA" w:rsidRDefault="001B56FA" w:rsidP="001B56FA">
      <w:pPr>
        <w:spacing w:after="0" w:line="240" w:lineRule="auto"/>
        <w:jc w:val="center"/>
        <w:rPr>
          <w:b/>
          <w:sz w:val="28"/>
          <w:szCs w:val="28"/>
        </w:rPr>
      </w:pPr>
      <w:r>
        <w:rPr>
          <w:b/>
          <w:sz w:val="28"/>
          <w:szCs w:val="28"/>
        </w:rPr>
        <w:t>410 Jan Davis Drive, NW</w:t>
      </w:r>
    </w:p>
    <w:p w14:paraId="2B1DE602" w14:textId="77777777" w:rsidR="001B56FA" w:rsidRDefault="001B56FA" w:rsidP="001B56FA">
      <w:pPr>
        <w:spacing w:after="0" w:line="240" w:lineRule="auto"/>
        <w:jc w:val="center"/>
        <w:rPr>
          <w:b/>
          <w:sz w:val="28"/>
          <w:szCs w:val="28"/>
        </w:rPr>
      </w:pPr>
      <w:r>
        <w:rPr>
          <w:b/>
          <w:sz w:val="28"/>
          <w:szCs w:val="28"/>
        </w:rPr>
        <w:t>Huntsville, AL  35806</w:t>
      </w:r>
    </w:p>
    <w:p w14:paraId="350DB5B1" w14:textId="77777777" w:rsidR="001B56FA" w:rsidRDefault="001B56FA" w:rsidP="001B56FA">
      <w:pPr>
        <w:spacing w:after="0" w:line="240" w:lineRule="auto"/>
        <w:jc w:val="center"/>
        <w:rPr>
          <w:b/>
          <w:sz w:val="28"/>
          <w:szCs w:val="28"/>
        </w:rPr>
      </w:pPr>
    </w:p>
    <w:p w14:paraId="6A000E68" w14:textId="77777777" w:rsidR="00304290" w:rsidRDefault="00304290" w:rsidP="001B56FA">
      <w:pPr>
        <w:spacing w:after="0" w:line="240" w:lineRule="auto"/>
        <w:jc w:val="center"/>
        <w:rPr>
          <w:b/>
          <w:sz w:val="28"/>
          <w:szCs w:val="28"/>
        </w:rPr>
      </w:pPr>
    </w:p>
    <w:p w14:paraId="1F359415" w14:textId="77777777" w:rsidR="00304290" w:rsidRDefault="00304290" w:rsidP="001B56FA">
      <w:pPr>
        <w:spacing w:after="0" w:line="240" w:lineRule="auto"/>
        <w:jc w:val="center"/>
        <w:rPr>
          <w:b/>
          <w:sz w:val="28"/>
          <w:szCs w:val="28"/>
        </w:rPr>
      </w:pPr>
    </w:p>
    <w:p w14:paraId="657EBD79" w14:textId="77777777" w:rsidR="00304290" w:rsidRDefault="00304290" w:rsidP="001B56FA">
      <w:pPr>
        <w:spacing w:after="0" w:line="240" w:lineRule="auto"/>
        <w:jc w:val="center"/>
        <w:rPr>
          <w:b/>
          <w:sz w:val="28"/>
          <w:szCs w:val="28"/>
        </w:rPr>
      </w:pPr>
    </w:p>
    <w:p w14:paraId="4A37AE9D" w14:textId="77777777" w:rsidR="001B56FA" w:rsidRDefault="001B56FA" w:rsidP="001B56FA">
      <w:pPr>
        <w:spacing w:after="0" w:line="240" w:lineRule="auto"/>
        <w:jc w:val="center"/>
        <w:rPr>
          <w:b/>
          <w:sz w:val="20"/>
          <w:szCs w:val="20"/>
        </w:rPr>
      </w:pPr>
    </w:p>
    <w:p w14:paraId="553286D7" w14:textId="77777777" w:rsidR="001B56FA" w:rsidRDefault="001B56FA" w:rsidP="001B56FA">
      <w:pPr>
        <w:pBdr>
          <w:top w:val="single" w:sz="4" w:space="1" w:color="auto"/>
          <w:left w:val="single" w:sz="4" w:space="4" w:color="auto"/>
          <w:bottom w:val="single" w:sz="4" w:space="1" w:color="auto"/>
          <w:right w:val="single" w:sz="4" w:space="4" w:color="auto"/>
        </w:pBdr>
        <w:spacing w:after="0" w:line="240" w:lineRule="auto"/>
        <w:jc w:val="center"/>
        <w:rPr>
          <w:b/>
          <w:sz w:val="20"/>
          <w:szCs w:val="20"/>
        </w:rPr>
      </w:pPr>
      <w:r>
        <w:rPr>
          <w:b/>
          <w:sz w:val="20"/>
          <w:szCs w:val="20"/>
        </w:rPr>
        <w:t xml:space="preserve">Distribution Statement </w:t>
      </w:r>
      <w:r w:rsidR="002750B3">
        <w:rPr>
          <w:b/>
          <w:sz w:val="20"/>
          <w:szCs w:val="20"/>
        </w:rPr>
        <w:t>Not Yet Evaluated</w:t>
      </w:r>
    </w:p>
    <w:p w14:paraId="0E6BBCBA" w14:textId="77777777" w:rsidR="00AD4034" w:rsidRDefault="001B56FA" w:rsidP="001B56FA">
      <w:r>
        <w:t xml:space="preserve"> </w:t>
      </w:r>
      <w:r w:rsidR="00AD4034">
        <w:br w:type="page"/>
      </w:r>
    </w:p>
    <w:sdt>
      <w:sdtPr>
        <w:rPr>
          <w:rFonts w:asciiTheme="minorHAnsi" w:eastAsiaTheme="minorHAnsi" w:hAnsiTheme="minorHAnsi" w:cstheme="minorBidi"/>
          <w:i w:val="0"/>
          <w:iCs w:val="0"/>
          <w:color w:val="auto"/>
          <w:spacing w:val="0"/>
          <w:sz w:val="22"/>
          <w:szCs w:val="22"/>
        </w:rPr>
        <w:id w:val="-373621337"/>
        <w:docPartObj>
          <w:docPartGallery w:val="Table of Contents"/>
          <w:docPartUnique/>
        </w:docPartObj>
      </w:sdtPr>
      <w:sdtEndPr>
        <w:rPr>
          <w:b/>
          <w:bCs/>
          <w:noProof/>
        </w:rPr>
      </w:sdtEndPr>
      <w:sdtContent>
        <w:p w14:paraId="5633DE25" w14:textId="77777777" w:rsidR="00AD4034" w:rsidRDefault="00AD4034" w:rsidP="00A87217">
          <w:pPr>
            <w:pStyle w:val="Subtitle"/>
          </w:pPr>
          <w:r>
            <w:t>Table of Contents</w:t>
          </w:r>
        </w:p>
        <w:p w14:paraId="1EDE2296" w14:textId="7BB03419" w:rsidR="00C92CD2" w:rsidRDefault="00AD4034">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16777675" w:history="1">
            <w:r w:rsidR="00C92CD2" w:rsidRPr="00E57A12">
              <w:rPr>
                <w:rStyle w:val="Hyperlink"/>
                <w:noProof/>
              </w:rPr>
              <w:t>1</w:t>
            </w:r>
            <w:r w:rsidR="00C92CD2">
              <w:rPr>
                <w:rFonts w:eastAsiaTheme="minorEastAsia"/>
                <w:noProof/>
              </w:rPr>
              <w:tab/>
            </w:r>
            <w:r w:rsidR="00C92CD2" w:rsidRPr="00E57A12">
              <w:rPr>
                <w:rStyle w:val="Hyperlink"/>
                <w:noProof/>
              </w:rPr>
              <w:t>Introduction</w:t>
            </w:r>
            <w:r w:rsidR="00C92CD2">
              <w:rPr>
                <w:noProof/>
                <w:webHidden/>
              </w:rPr>
              <w:tab/>
            </w:r>
            <w:r w:rsidR="00C92CD2">
              <w:rPr>
                <w:noProof/>
                <w:webHidden/>
              </w:rPr>
              <w:fldChar w:fldCharType="begin"/>
            </w:r>
            <w:r w:rsidR="00C92CD2">
              <w:rPr>
                <w:noProof/>
                <w:webHidden/>
              </w:rPr>
              <w:instrText xml:space="preserve"> PAGEREF _Toc416777675 \h </w:instrText>
            </w:r>
            <w:r w:rsidR="00C92CD2">
              <w:rPr>
                <w:noProof/>
                <w:webHidden/>
              </w:rPr>
            </w:r>
            <w:r w:rsidR="00C92CD2">
              <w:rPr>
                <w:noProof/>
                <w:webHidden/>
              </w:rPr>
              <w:fldChar w:fldCharType="separate"/>
            </w:r>
            <w:r w:rsidR="004B08A1">
              <w:rPr>
                <w:noProof/>
                <w:webHidden/>
              </w:rPr>
              <w:t>1</w:t>
            </w:r>
            <w:r w:rsidR="00C92CD2">
              <w:rPr>
                <w:noProof/>
                <w:webHidden/>
              </w:rPr>
              <w:fldChar w:fldCharType="end"/>
            </w:r>
          </w:hyperlink>
        </w:p>
        <w:p w14:paraId="4AE1929B" w14:textId="7DA4DC72" w:rsidR="00C92CD2" w:rsidRDefault="0013082E">
          <w:pPr>
            <w:pStyle w:val="TOC2"/>
            <w:tabs>
              <w:tab w:val="left" w:pos="880"/>
              <w:tab w:val="right" w:leader="dot" w:pos="9350"/>
            </w:tabs>
            <w:rPr>
              <w:rFonts w:eastAsiaTheme="minorEastAsia"/>
              <w:noProof/>
            </w:rPr>
          </w:pPr>
          <w:hyperlink w:anchor="_Toc416777676" w:history="1">
            <w:r w:rsidR="00C92CD2" w:rsidRPr="00E57A12">
              <w:rPr>
                <w:rStyle w:val="Hyperlink"/>
                <w:noProof/>
              </w:rPr>
              <w:t>1.1</w:t>
            </w:r>
            <w:r w:rsidR="00C92CD2">
              <w:rPr>
                <w:rFonts w:eastAsiaTheme="minorEastAsia"/>
                <w:noProof/>
              </w:rPr>
              <w:tab/>
            </w:r>
            <w:r w:rsidR="00C92CD2" w:rsidRPr="00E57A12">
              <w:rPr>
                <w:rStyle w:val="Hyperlink"/>
                <w:noProof/>
              </w:rPr>
              <w:t>Reverberation Sources</w:t>
            </w:r>
            <w:r w:rsidR="00C92CD2">
              <w:rPr>
                <w:noProof/>
                <w:webHidden/>
              </w:rPr>
              <w:tab/>
            </w:r>
            <w:r w:rsidR="00C92CD2">
              <w:rPr>
                <w:noProof/>
                <w:webHidden/>
              </w:rPr>
              <w:fldChar w:fldCharType="begin"/>
            </w:r>
            <w:r w:rsidR="00C92CD2">
              <w:rPr>
                <w:noProof/>
                <w:webHidden/>
              </w:rPr>
              <w:instrText xml:space="preserve"> PAGEREF _Toc416777676 \h </w:instrText>
            </w:r>
            <w:r w:rsidR="00C92CD2">
              <w:rPr>
                <w:noProof/>
                <w:webHidden/>
              </w:rPr>
            </w:r>
            <w:r w:rsidR="00C92CD2">
              <w:rPr>
                <w:noProof/>
                <w:webHidden/>
              </w:rPr>
              <w:fldChar w:fldCharType="separate"/>
            </w:r>
            <w:r w:rsidR="004B08A1">
              <w:rPr>
                <w:noProof/>
                <w:webHidden/>
              </w:rPr>
              <w:t>2</w:t>
            </w:r>
            <w:r w:rsidR="00C92CD2">
              <w:rPr>
                <w:noProof/>
                <w:webHidden/>
              </w:rPr>
              <w:fldChar w:fldCharType="end"/>
            </w:r>
          </w:hyperlink>
        </w:p>
        <w:p w14:paraId="4AC23467" w14:textId="6A9D1848" w:rsidR="00C92CD2" w:rsidRDefault="0013082E">
          <w:pPr>
            <w:pStyle w:val="TOC2"/>
            <w:tabs>
              <w:tab w:val="left" w:pos="880"/>
              <w:tab w:val="right" w:leader="dot" w:pos="9350"/>
            </w:tabs>
            <w:rPr>
              <w:rFonts w:eastAsiaTheme="minorEastAsia"/>
              <w:noProof/>
            </w:rPr>
          </w:pPr>
          <w:hyperlink w:anchor="_Toc416777677" w:history="1">
            <w:r w:rsidR="00C92CD2" w:rsidRPr="00E57A12">
              <w:rPr>
                <w:rStyle w:val="Hyperlink"/>
                <w:noProof/>
              </w:rPr>
              <w:t>1.2</w:t>
            </w:r>
            <w:r w:rsidR="00C92CD2">
              <w:rPr>
                <w:rFonts w:eastAsiaTheme="minorEastAsia"/>
                <w:noProof/>
              </w:rPr>
              <w:tab/>
            </w:r>
            <w:r w:rsidR="00C92CD2" w:rsidRPr="00E57A12">
              <w:rPr>
                <w:rStyle w:val="Hyperlink"/>
                <w:noProof/>
              </w:rPr>
              <w:t>Multistatic Reverberation</w:t>
            </w:r>
            <w:r w:rsidR="00C92CD2">
              <w:rPr>
                <w:noProof/>
                <w:webHidden/>
              </w:rPr>
              <w:tab/>
            </w:r>
            <w:r w:rsidR="00C92CD2">
              <w:rPr>
                <w:noProof/>
                <w:webHidden/>
              </w:rPr>
              <w:fldChar w:fldCharType="begin"/>
            </w:r>
            <w:r w:rsidR="00C92CD2">
              <w:rPr>
                <w:noProof/>
                <w:webHidden/>
              </w:rPr>
              <w:instrText xml:space="preserve"> PAGEREF _Toc416777677 \h </w:instrText>
            </w:r>
            <w:r w:rsidR="00C92CD2">
              <w:rPr>
                <w:noProof/>
                <w:webHidden/>
              </w:rPr>
            </w:r>
            <w:r w:rsidR="00C92CD2">
              <w:rPr>
                <w:noProof/>
                <w:webHidden/>
              </w:rPr>
              <w:fldChar w:fldCharType="separate"/>
            </w:r>
            <w:r w:rsidR="004B08A1">
              <w:rPr>
                <w:noProof/>
                <w:webHidden/>
              </w:rPr>
              <w:t>3</w:t>
            </w:r>
            <w:r w:rsidR="00C92CD2">
              <w:rPr>
                <w:noProof/>
                <w:webHidden/>
              </w:rPr>
              <w:fldChar w:fldCharType="end"/>
            </w:r>
          </w:hyperlink>
        </w:p>
        <w:p w14:paraId="17612312" w14:textId="10D98B78" w:rsidR="00C92CD2" w:rsidRDefault="0013082E">
          <w:pPr>
            <w:pStyle w:val="TOC1"/>
            <w:tabs>
              <w:tab w:val="left" w:pos="440"/>
              <w:tab w:val="right" w:leader="dot" w:pos="9350"/>
            </w:tabs>
            <w:rPr>
              <w:rFonts w:eastAsiaTheme="minorEastAsia"/>
              <w:noProof/>
            </w:rPr>
          </w:pPr>
          <w:hyperlink w:anchor="_Toc416777678" w:history="1">
            <w:r w:rsidR="00C92CD2" w:rsidRPr="00E57A12">
              <w:rPr>
                <w:rStyle w:val="Hyperlink"/>
                <w:noProof/>
              </w:rPr>
              <w:t>2</w:t>
            </w:r>
            <w:r w:rsidR="00C92CD2">
              <w:rPr>
                <w:rFonts w:eastAsiaTheme="minorEastAsia"/>
                <w:noProof/>
              </w:rPr>
              <w:tab/>
            </w:r>
            <w:r w:rsidR="00C92CD2" w:rsidRPr="00E57A12">
              <w:rPr>
                <w:rStyle w:val="Hyperlink"/>
                <w:noProof/>
              </w:rPr>
              <w:t>Features</w:t>
            </w:r>
            <w:r w:rsidR="00C92CD2">
              <w:rPr>
                <w:noProof/>
                <w:webHidden/>
              </w:rPr>
              <w:tab/>
            </w:r>
            <w:r w:rsidR="00C92CD2">
              <w:rPr>
                <w:noProof/>
                <w:webHidden/>
              </w:rPr>
              <w:fldChar w:fldCharType="begin"/>
            </w:r>
            <w:r w:rsidR="00C92CD2">
              <w:rPr>
                <w:noProof/>
                <w:webHidden/>
              </w:rPr>
              <w:instrText xml:space="preserve"> PAGEREF _Toc416777678 \h </w:instrText>
            </w:r>
            <w:r w:rsidR="00C92CD2">
              <w:rPr>
                <w:noProof/>
                <w:webHidden/>
              </w:rPr>
            </w:r>
            <w:r w:rsidR="00C92CD2">
              <w:rPr>
                <w:noProof/>
                <w:webHidden/>
              </w:rPr>
              <w:fldChar w:fldCharType="separate"/>
            </w:r>
            <w:r w:rsidR="004B08A1">
              <w:rPr>
                <w:noProof/>
                <w:webHidden/>
              </w:rPr>
              <w:t>4</w:t>
            </w:r>
            <w:r w:rsidR="00C92CD2">
              <w:rPr>
                <w:noProof/>
                <w:webHidden/>
              </w:rPr>
              <w:fldChar w:fldCharType="end"/>
            </w:r>
          </w:hyperlink>
        </w:p>
        <w:p w14:paraId="048B203E" w14:textId="11E67452" w:rsidR="00C92CD2" w:rsidRDefault="0013082E">
          <w:pPr>
            <w:pStyle w:val="TOC2"/>
            <w:tabs>
              <w:tab w:val="left" w:pos="880"/>
              <w:tab w:val="right" w:leader="dot" w:pos="9350"/>
            </w:tabs>
            <w:rPr>
              <w:rFonts w:eastAsiaTheme="minorEastAsia"/>
              <w:noProof/>
            </w:rPr>
          </w:pPr>
          <w:hyperlink w:anchor="_Toc416777679" w:history="1">
            <w:r w:rsidR="00C92CD2" w:rsidRPr="00E57A12">
              <w:rPr>
                <w:rStyle w:val="Hyperlink"/>
                <w:noProof/>
              </w:rPr>
              <w:t>2.1</w:t>
            </w:r>
            <w:r w:rsidR="00C92CD2">
              <w:rPr>
                <w:rFonts w:eastAsiaTheme="minorEastAsia"/>
                <w:noProof/>
              </w:rPr>
              <w:tab/>
            </w:r>
            <w:r w:rsidR="00C92CD2" w:rsidRPr="00E57A12">
              <w:rPr>
                <w:rStyle w:val="Hyperlink"/>
                <w:noProof/>
              </w:rPr>
              <w:t>Execute task threads</w:t>
            </w:r>
            <w:r w:rsidR="00C92CD2">
              <w:rPr>
                <w:noProof/>
                <w:webHidden/>
              </w:rPr>
              <w:tab/>
            </w:r>
            <w:r w:rsidR="00C92CD2">
              <w:rPr>
                <w:noProof/>
                <w:webHidden/>
              </w:rPr>
              <w:fldChar w:fldCharType="begin"/>
            </w:r>
            <w:r w:rsidR="00C92CD2">
              <w:rPr>
                <w:noProof/>
                <w:webHidden/>
              </w:rPr>
              <w:instrText xml:space="preserve"> PAGEREF _Toc416777679 \h </w:instrText>
            </w:r>
            <w:r w:rsidR="00C92CD2">
              <w:rPr>
                <w:noProof/>
                <w:webHidden/>
              </w:rPr>
            </w:r>
            <w:r w:rsidR="00C92CD2">
              <w:rPr>
                <w:noProof/>
                <w:webHidden/>
              </w:rPr>
              <w:fldChar w:fldCharType="separate"/>
            </w:r>
            <w:r w:rsidR="004B08A1">
              <w:rPr>
                <w:noProof/>
                <w:webHidden/>
              </w:rPr>
              <w:t>5</w:t>
            </w:r>
            <w:r w:rsidR="00C92CD2">
              <w:rPr>
                <w:noProof/>
                <w:webHidden/>
              </w:rPr>
              <w:fldChar w:fldCharType="end"/>
            </w:r>
          </w:hyperlink>
        </w:p>
        <w:p w14:paraId="68608E90" w14:textId="6941FD5C" w:rsidR="00C92CD2" w:rsidRDefault="0013082E">
          <w:pPr>
            <w:pStyle w:val="TOC2"/>
            <w:tabs>
              <w:tab w:val="left" w:pos="880"/>
              <w:tab w:val="right" w:leader="dot" w:pos="9350"/>
            </w:tabs>
            <w:rPr>
              <w:rFonts w:eastAsiaTheme="minorEastAsia"/>
              <w:noProof/>
            </w:rPr>
          </w:pPr>
          <w:hyperlink w:anchor="_Toc416777680" w:history="1">
            <w:r w:rsidR="00C92CD2" w:rsidRPr="00E57A12">
              <w:rPr>
                <w:rStyle w:val="Hyperlink"/>
                <w:noProof/>
              </w:rPr>
              <w:t>2.2</w:t>
            </w:r>
            <w:r w:rsidR="00C92CD2">
              <w:rPr>
                <w:rFonts w:eastAsiaTheme="minorEastAsia"/>
                <w:noProof/>
              </w:rPr>
              <w:tab/>
            </w:r>
            <w:r w:rsidR="00C92CD2" w:rsidRPr="00E57A12">
              <w:rPr>
                <w:rStyle w:val="Hyperlink"/>
                <w:noProof/>
              </w:rPr>
              <w:t>Define ocean characteristics</w:t>
            </w:r>
            <w:r w:rsidR="00C92CD2">
              <w:rPr>
                <w:noProof/>
                <w:webHidden/>
              </w:rPr>
              <w:tab/>
            </w:r>
            <w:r w:rsidR="00C92CD2">
              <w:rPr>
                <w:noProof/>
                <w:webHidden/>
              </w:rPr>
              <w:fldChar w:fldCharType="begin"/>
            </w:r>
            <w:r w:rsidR="00C92CD2">
              <w:rPr>
                <w:noProof/>
                <w:webHidden/>
              </w:rPr>
              <w:instrText xml:space="preserve"> PAGEREF _Toc416777680 \h </w:instrText>
            </w:r>
            <w:r w:rsidR="00C92CD2">
              <w:rPr>
                <w:noProof/>
                <w:webHidden/>
              </w:rPr>
            </w:r>
            <w:r w:rsidR="00C92CD2">
              <w:rPr>
                <w:noProof/>
                <w:webHidden/>
              </w:rPr>
              <w:fldChar w:fldCharType="separate"/>
            </w:r>
            <w:r w:rsidR="004B08A1">
              <w:rPr>
                <w:noProof/>
                <w:webHidden/>
              </w:rPr>
              <w:t>6</w:t>
            </w:r>
            <w:r w:rsidR="00C92CD2">
              <w:rPr>
                <w:noProof/>
                <w:webHidden/>
              </w:rPr>
              <w:fldChar w:fldCharType="end"/>
            </w:r>
          </w:hyperlink>
        </w:p>
        <w:p w14:paraId="5B4A1250" w14:textId="0BCA6742" w:rsidR="00C92CD2" w:rsidRDefault="0013082E">
          <w:pPr>
            <w:pStyle w:val="TOC2"/>
            <w:tabs>
              <w:tab w:val="left" w:pos="880"/>
              <w:tab w:val="right" w:leader="dot" w:pos="9350"/>
            </w:tabs>
            <w:rPr>
              <w:rFonts w:eastAsiaTheme="minorEastAsia"/>
              <w:noProof/>
            </w:rPr>
          </w:pPr>
          <w:hyperlink w:anchor="_Toc416777681" w:history="1">
            <w:r w:rsidR="00C92CD2" w:rsidRPr="00E57A12">
              <w:rPr>
                <w:rStyle w:val="Hyperlink"/>
                <w:noProof/>
              </w:rPr>
              <w:t>2.3</w:t>
            </w:r>
            <w:r w:rsidR="00C92CD2">
              <w:rPr>
                <w:rFonts w:eastAsiaTheme="minorEastAsia"/>
                <w:noProof/>
              </w:rPr>
              <w:tab/>
            </w:r>
            <w:r w:rsidR="00C92CD2" w:rsidRPr="00E57A12">
              <w:rPr>
                <w:rStyle w:val="Hyperlink"/>
                <w:noProof/>
              </w:rPr>
              <w:t>Define sensor characteristics</w:t>
            </w:r>
            <w:r w:rsidR="00C92CD2">
              <w:rPr>
                <w:noProof/>
                <w:webHidden/>
              </w:rPr>
              <w:tab/>
            </w:r>
            <w:r w:rsidR="00C92CD2">
              <w:rPr>
                <w:noProof/>
                <w:webHidden/>
              </w:rPr>
              <w:fldChar w:fldCharType="begin"/>
            </w:r>
            <w:r w:rsidR="00C92CD2">
              <w:rPr>
                <w:noProof/>
                <w:webHidden/>
              </w:rPr>
              <w:instrText xml:space="preserve"> PAGEREF _Toc416777681 \h </w:instrText>
            </w:r>
            <w:r w:rsidR="00C92CD2">
              <w:rPr>
                <w:noProof/>
                <w:webHidden/>
              </w:rPr>
            </w:r>
            <w:r w:rsidR="00C92CD2">
              <w:rPr>
                <w:noProof/>
                <w:webHidden/>
              </w:rPr>
              <w:fldChar w:fldCharType="separate"/>
            </w:r>
            <w:r w:rsidR="004B08A1">
              <w:rPr>
                <w:noProof/>
                <w:webHidden/>
              </w:rPr>
              <w:t>14</w:t>
            </w:r>
            <w:r w:rsidR="00C92CD2">
              <w:rPr>
                <w:noProof/>
                <w:webHidden/>
              </w:rPr>
              <w:fldChar w:fldCharType="end"/>
            </w:r>
          </w:hyperlink>
        </w:p>
        <w:p w14:paraId="43AD6566" w14:textId="58846D5A" w:rsidR="00C92CD2" w:rsidRDefault="0013082E">
          <w:pPr>
            <w:pStyle w:val="TOC2"/>
            <w:tabs>
              <w:tab w:val="left" w:pos="880"/>
              <w:tab w:val="right" w:leader="dot" w:pos="9350"/>
            </w:tabs>
            <w:rPr>
              <w:rFonts w:eastAsiaTheme="minorEastAsia"/>
              <w:noProof/>
            </w:rPr>
          </w:pPr>
          <w:hyperlink w:anchor="_Toc416777682" w:history="1">
            <w:r w:rsidR="00C92CD2" w:rsidRPr="00E57A12">
              <w:rPr>
                <w:rStyle w:val="Hyperlink"/>
                <w:noProof/>
              </w:rPr>
              <w:t>2.4</w:t>
            </w:r>
            <w:r w:rsidR="00C92CD2">
              <w:rPr>
                <w:rFonts w:eastAsiaTheme="minorEastAsia"/>
                <w:noProof/>
              </w:rPr>
              <w:tab/>
            </w:r>
            <w:r w:rsidR="00C92CD2" w:rsidRPr="00E57A12">
              <w:rPr>
                <w:rStyle w:val="Hyperlink"/>
                <w:noProof/>
              </w:rPr>
              <w:t>Add/remove sensor instances</w:t>
            </w:r>
            <w:r w:rsidR="00C92CD2">
              <w:rPr>
                <w:noProof/>
                <w:webHidden/>
              </w:rPr>
              <w:tab/>
            </w:r>
            <w:r w:rsidR="00C92CD2">
              <w:rPr>
                <w:noProof/>
                <w:webHidden/>
              </w:rPr>
              <w:fldChar w:fldCharType="begin"/>
            </w:r>
            <w:r w:rsidR="00C92CD2">
              <w:rPr>
                <w:noProof/>
                <w:webHidden/>
              </w:rPr>
              <w:instrText xml:space="preserve"> PAGEREF _Toc416777682 \h </w:instrText>
            </w:r>
            <w:r w:rsidR="00C92CD2">
              <w:rPr>
                <w:noProof/>
                <w:webHidden/>
              </w:rPr>
            </w:r>
            <w:r w:rsidR="00C92CD2">
              <w:rPr>
                <w:noProof/>
                <w:webHidden/>
              </w:rPr>
              <w:fldChar w:fldCharType="separate"/>
            </w:r>
            <w:r w:rsidR="004B08A1">
              <w:rPr>
                <w:noProof/>
                <w:webHidden/>
              </w:rPr>
              <w:t>19</w:t>
            </w:r>
            <w:r w:rsidR="00C92CD2">
              <w:rPr>
                <w:noProof/>
                <w:webHidden/>
              </w:rPr>
              <w:fldChar w:fldCharType="end"/>
            </w:r>
          </w:hyperlink>
        </w:p>
        <w:p w14:paraId="6E17C7D4" w14:textId="74116AA1" w:rsidR="00C92CD2" w:rsidRDefault="0013082E">
          <w:pPr>
            <w:pStyle w:val="TOC2"/>
            <w:tabs>
              <w:tab w:val="left" w:pos="880"/>
              <w:tab w:val="right" w:leader="dot" w:pos="9350"/>
            </w:tabs>
            <w:rPr>
              <w:rFonts w:eastAsiaTheme="minorEastAsia"/>
              <w:noProof/>
            </w:rPr>
          </w:pPr>
          <w:hyperlink w:anchor="_Toc416777683" w:history="1">
            <w:r w:rsidR="00C92CD2" w:rsidRPr="00E57A12">
              <w:rPr>
                <w:rStyle w:val="Hyperlink"/>
                <w:noProof/>
              </w:rPr>
              <w:t>2.5</w:t>
            </w:r>
            <w:r w:rsidR="00C92CD2">
              <w:rPr>
                <w:rFonts w:eastAsiaTheme="minorEastAsia"/>
                <w:noProof/>
              </w:rPr>
              <w:tab/>
            </w:r>
            <w:r w:rsidR="00C92CD2" w:rsidRPr="00E57A12">
              <w:rPr>
                <w:rStyle w:val="Hyperlink"/>
                <w:noProof/>
              </w:rPr>
              <w:t>Update sensor configurations</w:t>
            </w:r>
            <w:r w:rsidR="00C92CD2">
              <w:rPr>
                <w:noProof/>
                <w:webHidden/>
              </w:rPr>
              <w:tab/>
            </w:r>
            <w:r w:rsidR="00C92CD2">
              <w:rPr>
                <w:noProof/>
                <w:webHidden/>
              </w:rPr>
              <w:fldChar w:fldCharType="begin"/>
            </w:r>
            <w:r w:rsidR="00C92CD2">
              <w:rPr>
                <w:noProof/>
                <w:webHidden/>
              </w:rPr>
              <w:instrText xml:space="preserve"> PAGEREF _Toc416777683 \h </w:instrText>
            </w:r>
            <w:r w:rsidR="00C92CD2">
              <w:rPr>
                <w:noProof/>
                <w:webHidden/>
              </w:rPr>
            </w:r>
            <w:r w:rsidR="00C92CD2">
              <w:rPr>
                <w:noProof/>
                <w:webHidden/>
              </w:rPr>
              <w:fldChar w:fldCharType="separate"/>
            </w:r>
            <w:r w:rsidR="004B08A1">
              <w:rPr>
                <w:noProof/>
                <w:webHidden/>
              </w:rPr>
              <w:t>22</w:t>
            </w:r>
            <w:r w:rsidR="00C92CD2">
              <w:rPr>
                <w:noProof/>
                <w:webHidden/>
              </w:rPr>
              <w:fldChar w:fldCharType="end"/>
            </w:r>
          </w:hyperlink>
        </w:p>
        <w:p w14:paraId="2159FEB0" w14:textId="0A5B5431" w:rsidR="00C92CD2" w:rsidRDefault="0013082E">
          <w:pPr>
            <w:pStyle w:val="TOC2"/>
            <w:tabs>
              <w:tab w:val="left" w:pos="880"/>
              <w:tab w:val="right" w:leader="dot" w:pos="9350"/>
            </w:tabs>
            <w:rPr>
              <w:rFonts w:eastAsiaTheme="minorEastAsia"/>
              <w:noProof/>
            </w:rPr>
          </w:pPr>
          <w:hyperlink w:anchor="_Toc416777684" w:history="1">
            <w:r w:rsidR="00C92CD2" w:rsidRPr="00E57A12">
              <w:rPr>
                <w:rStyle w:val="Hyperlink"/>
                <w:noProof/>
              </w:rPr>
              <w:t>2.6</w:t>
            </w:r>
            <w:r w:rsidR="00C92CD2">
              <w:rPr>
                <w:rFonts w:eastAsiaTheme="minorEastAsia"/>
                <w:noProof/>
              </w:rPr>
              <w:tab/>
            </w:r>
            <w:r w:rsidR="00C92CD2" w:rsidRPr="00E57A12">
              <w:rPr>
                <w:rStyle w:val="Hyperlink"/>
                <w:noProof/>
              </w:rPr>
              <w:t>Compute propagation effects</w:t>
            </w:r>
            <w:r w:rsidR="00C92CD2">
              <w:rPr>
                <w:noProof/>
                <w:webHidden/>
              </w:rPr>
              <w:tab/>
            </w:r>
            <w:r w:rsidR="00C92CD2">
              <w:rPr>
                <w:noProof/>
                <w:webHidden/>
              </w:rPr>
              <w:fldChar w:fldCharType="begin"/>
            </w:r>
            <w:r w:rsidR="00C92CD2">
              <w:rPr>
                <w:noProof/>
                <w:webHidden/>
              </w:rPr>
              <w:instrText xml:space="preserve"> PAGEREF _Toc416777684 \h </w:instrText>
            </w:r>
            <w:r w:rsidR="00C92CD2">
              <w:rPr>
                <w:noProof/>
                <w:webHidden/>
              </w:rPr>
            </w:r>
            <w:r w:rsidR="00C92CD2">
              <w:rPr>
                <w:noProof/>
                <w:webHidden/>
              </w:rPr>
              <w:fldChar w:fldCharType="separate"/>
            </w:r>
            <w:r w:rsidR="004B08A1">
              <w:rPr>
                <w:noProof/>
                <w:webHidden/>
              </w:rPr>
              <w:t>23</w:t>
            </w:r>
            <w:r w:rsidR="00C92CD2">
              <w:rPr>
                <w:noProof/>
                <w:webHidden/>
              </w:rPr>
              <w:fldChar w:fldCharType="end"/>
            </w:r>
          </w:hyperlink>
        </w:p>
        <w:p w14:paraId="148C645B" w14:textId="28C5656B" w:rsidR="00C92CD2" w:rsidRDefault="0013082E">
          <w:pPr>
            <w:pStyle w:val="TOC2"/>
            <w:tabs>
              <w:tab w:val="left" w:pos="880"/>
              <w:tab w:val="right" w:leader="dot" w:pos="9350"/>
            </w:tabs>
            <w:rPr>
              <w:rFonts w:eastAsiaTheme="minorEastAsia"/>
              <w:noProof/>
            </w:rPr>
          </w:pPr>
          <w:hyperlink w:anchor="_Toc416777685" w:history="1">
            <w:r w:rsidR="00C92CD2" w:rsidRPr="00E57A12">
              <w:rPr>
                <w:rStyle w:val="Hyperlink"/>
                <w:noProof/>
              </w:rPr>
              <w:t>2.7</w:t>
            </w:r>
            <w:r w:rsidR="00C92CD2">
              <w:rPr>
                <w:rFonts w:eastAsiaTheme="minorEastAsia"/>
                <w:noProof/>
              </w:rPr>
              <w:tab/>
            </w:r>
            <w:r w:rsidR="00C92CD2" w:rsidRPr="00E57A12">
              <w:rPr>
                <w:rStyle w:val="Hyperlink"/>
                <w:noProof/>
              </w:rPr>
              <w:t>Compute fathometer returns</w:t>
            </w:r>
            <w:r w:rsidR="00C92CD2">
              <w:rPr>
                <w:noProof/>
                <w:webHidden/>
              </w:rPr>
              <w:tab/>
            </w:r>
            <w:r w:rsidR="00C92CD2">
              <w:rPr>
                <w:noProof/>
                <w:webHidden/>
              </w:rPr>
              <w:fldChar w:fldCharType="begin"/>
            </w:r>
            <w:r w:rsidR="00C92CD2">
              <w:rPr>
                <w:noProof/>
                <w:webHidden/>
              </w:rPr>
              <w:instrText xml:space="preserve"> PAGEREF _Toc416777685 \h </w:instrText>
            </w:r>
            <w:r w:rsidR="00C92CD2">
              <w:rPr>
                <w:noProof/>
                <w:webHidden/>
              </w:rPr>
            </w:r>
            <w:r w:rsidR="00C92CD2">
              <w:rPr>
                <w:noProof/>
                <w:webHidden/>
              </w:rPr>
              <w:fldChar w:fldCharType="separate"/>
            </w:r>
            <w:r w:rsidR="004B08A1">
              <w:rPr>
                <w:noProof/>
                <w:webHidden/>
              </w:rPr>
              <w:t>27</w:t>
            </w:r>
            <w:r w:rsidR="00C92CD2">
              <w:rPr>
                <w:noProof/>
                <w:webHidden/>
              </w:rPr>
              <w:fldChar w:fldCharType="end"/>
            </w:r>
          </w:hyperlink>
        </w:p>
        <w:p w14:paraId="68F2B64C" w14:textId="570D46CE" w:rsidR="00C92CD2" w:rsidRDefault="0013082E">
          <w:pPr>
            <w:pStyle w:val="TOC2"/>
            <w:tabs>
              <w:tab w:val="left" w:pos="880"/>
              <w:tab w:val="right" w:leader="dot" w:pos="9350"/>
            </w:tabs>
            <w:rPr>
              <w:rFonts w:eastAsiaTheme="minorEastAsia"/>
              <w:noProof/>
            </w:rPr>
          </w:pPr>
          <w:hyperlink w:anchor="_Toc416777686" w:history="1">
            <w:r w:rsidR="00C92CD2" w:rsidRPr="00E57A12">
              <w:rPr>
                <w:rStyle w:val="Hyperlink"/>
                <w:noProof/>
              </w:rPr>
              <w:t>2.8</w:t>
            </w:r>
            <w:r w:rsidR="00C92CD2">
              <w:rPr>
                <w:rFonts w:eastAsiaTheme="minorEastAsia"/>
                <w:noProof/>
              </w:rPr>
              <w:tab/>
            </w:r>
            <w:r w:rsidR="00C92CD2" w:rsidRPr="00E57A12">
              <w:rPr>
                <w:rStyle w:val="Hyperlink"/>
                <w:noProof/>
              </w:rPr>
              <w:t>Generate reverberation envelopes</w:t>
            </w:r>
            <w:r w:rsidR="00C92CD2">
              <w:rPr>
                <w:noProof/>
                <w:webHidden/>
              </w:rPr>
              <w:tab/>
            </w:r>
            <w:r w:rsidR="00C92CD2">
              <w:rPr>
                <w:noProof/>
                <w:webHidden/>
              </w:rPr>
              <w:fldChar w:fldCharType="begin"/>
            </w:r>
            <w:r w:rsidR="00C92CD2">
              <w:rPr>
                <w:noProof/>
                <w:webHidden/>
              </w:rPr>
              <w:instrText xml:space="preserve"> PAGEREF _Toc416777686 \h </w:instrText>
            </w:r>
            <w:r w:rsidR="00C92CD2">
              <w:rPr>
                <w:noProof/>
                <w:webHidden/>
              </w:rPr>
            </w:r>
            <w:r w:rsidR="00C92CD2">
              <w:rPr>
                <w:noProof/>
                <w:webHidden/>
              </w:rPr>
              <w:fldChar w:fldCharType="separate"/>
            </w:r>
            <w:r w:rsidR="004B08A1">
              <w:rPr>
                <w:noProof/>
                <w:webHidden/>
              </w:rPr>
              <w:t>29</w:t>
            </w:r>
            <w:r w:rsidR="00C92CD2">
              <w:rPr>
                <w:noProof/>
                <w:webHidden/>
              </w:rPr>
              <w:fldChar w:fldCharType="end"/>
            </w:r>
          </w:hyperlink>
        </w:p>
        <w:p w14:paraId="42486723" w14:textId="5B2CE195" w:rsidR="00C92CD2" w:rsidRDefault="0013082E">
          <w:pPr>
            <w:pStyle w:val="TOC2"/>
            <w:tabs>
              <w:tab w:val="left" w:pos="880"/>
              <w:tab w:val="right" w:leader="dot" w:pos="9350"/>
            </w:tabs>
            <w:rPr>
              <w:rFonts w:eastAsiaTheme="minorEastAsia"/>
              <w:noProof/>
            </w:rPr>
          </w:pPr>
          <w:hyperlink w:anchor="_Toc416777687" w:history="1">
            <w:r w:rsidR="00C92CD2" w:rsidRPr="00E57A12">
              <w:rPr>
                <w:rStyle w:val="Hyperlink"/>
                <w:noProof/>
              </w:rPr>
              <w:t>2.9</w:t>
            </w:r>
            <w:r w:rsidR="00C92CD2">
              <w:rPr>
                <w:rFonts w:eastAsiaTheme="minorEastAsia"/>
                <w:noProof/>
              </w:rPr>
              <w:tab/>
            </w:r>
            <w:r w:rsidR="00C92CD2" w:rsidRPr="00E57A12">
              <w:rPr>
                <w:rStyle w:val="Hyperlink"/>
                <w:noProof/>
              </w:rPr>
              <w:t>Deliver reverberation results</w:t>
            </w:r>
            <w:r w:rsidR="00C92CD2">
              <w:rPr>
                <w:noProof/>
                <w:webHidden/>
              </w:rPr>
              <w:tab/>
            </w:r>
            <w:r w:rsidR="00C92CD2">
              <w:rPr>
                <w:noProof/>
                <w:webHidden/>
              </w:rPr>
              <w:fldChar w:fldCharType="begin"/>
            </w:r>
            <w:r w:rsidR="00C92CD2">
              <w:rPr>
                <w:noProof/>
                <w:webHidden/>
              </w:rPr>
              <w:instrText xml:space="preserve"> PAGEREF _Toc416777687 \h </w:instrText>
            </w:r>
            <w:r w:rsidR="00C92CD2">
              <w:rPr>
                <w:noProof/>
                <w:webHidden/>
              </w:rPr>
            </w:r>
            <w:r w:rsidR="00C92CD2">
              <w:rPr>
                <w:noProof/>
                <w:webHidden/>
              </w:rPr>
              <w:fldChar w:fldCharType="separate"/>
            </w:r>
            <w:r w:rsidR="004B08A1">
              <w:rPr>
                <w:noProof/>
                <w:webHidden/>
              </w:rPr>
              <w:t>31</w:t>
            </w:r>
            <w:r w:rsidR="00C92CD2">
              <w:rPr>
                <w:noProof/>
                <w:webHidden/>
              </w:rPr>
              <w:fldChar w:fldCharType="end"/>
            </w:r>
          </w:hyperlink>
        </w:p>
        <w:p w14:paraId="6EA98846" w14:textId="48DE284C" w:rsidR="00C92CD2" w:rsidRDefault="0013082E">
          <w:pPr>
            <w:pStyle w:val="TOC2"/>
            <w:tabs>
              <w:tab w:val="left" w:pos="880"/>
              <w:tab w:val="right" w:leader="dot" w:pos="9350"/>
            </w:tabs>
            <w:rPr>
              <w:rFonts w:eastAsiaTheme="minorEastAsia"/>
              <w:noProof/>
            </w:rPr>
          </w:pPr>
          <w:hyperlink w:anchor="_Toc416777688" w:history="1">
            <w:r w:rsidR="00C92CD2" w:rsidRPr="00E57A12">
              <w:rPr>
                <w:rStyle w:val="Hyperlink"/>
                <w:noProof/>
              </w:rPr>
              <w:t>2.10</w:t>
            </w:r>
            <w:r w:rsidR="00C92CD2">
              <w:rPr>
                <w:rFonts w:eastAsiaTheme="minorEastAsia"/>
                <w:noProof/>
              </w:rPr>
              <w:tab/>
            </w:r>
            <w:r w:rsidR="00C92CD2" w:rsidRPr="00E57A12">
              <w:rPr>
                <w:rStyle w:val="Hyperlink"/>
                <w:noProof/>
              </w:rPr>
              <w:t>Define control parameters</w:t>
            </w:r>
            <w:r w:rsidR="00C92CD2">
              <w:rPr>
                <w:noProof/>
                <w:webHidden/>
              </w:rPr>
              <w:tab/>
            </w:r>
            <w:r w:rsidR="00C92CD2">
              <w:rPr>
                <w:noProof/>
                <w:webHidden/>
              </w:rPr>
              <w:fldChar w:fldCharType="begin"/>
            </w:r>
            <w:r w:rsidR="00C92CD2">
              <w:rPr>
                <w:noProof/>
                <w:webHidden/>
              </w:rPr>
              <w:instrText xml:space="preserve"> PAGEREF _Toc416777688 \h </w:instrText>
            </w:r>
            <w:r w:rsidR="00C92CD2">
              <w:rPr>
                <w:noProof/>
                <w:webHidden/>
              </w:rPr>
            </w:r>
            <w:r w:rsidR="00C92CD2">
              <w:rPr>
                <w:noProof/>
                <w:webHidden/>
              </w:rPr>
              <w:fldChar w:fldCharType="separate"/>
            </w:r>
            <w:r w:rsidR="004B08A1">
              <w:rPr>
                <w:noProof/>
                <w:webHidden/>
              </w:rPr>
              <w:t>33</w:t>
            </w:r>
            <w:r w:rsidR="00C92CD2">
              <w:rPr>
                <w:noProof/>
                <w:webHidden/>
              </w:rPr>
              <w:fldChar w:fldCharType="end"/>
            </w:r>
          </w:hyperlink>
        </w:p>
        <w:p w14:paraId="78DDC81B" w14:textId="1ED5941B" w:rsidR="00C92CD2" w:rsidRDefault="0013082E">
          <w:pPr>
            <w:pStyle w:val="TOC1"/>
            <w:tabs>
              <w:tab w:val="left" w:pos="440"/>
              <w:tab w:val="right" w:leader="dot" w:pos="9350"/>
            </w:tabs>
            <w:rPr>
              <w:rFonts w:eastAsiaTheme="minorEastAsia"/>
              <w:noProof/>
            </w:rPr>
          </w:pPr>
          <w:hyperlink w:anchor="_Toc416777689" w:history="1">
            <w:r w:rsidR="00C92CD2" w:rsidRPr="00E57A12">
              <w:rPr>
                <w:rStyle w:val="Hyperlink"/>
                <w:noProof/>
              </w:rPr>
              <w:t>3</w:t>
            </w:r>
            <w:r w:rsidR="00C92CD2">
              <w:rPr>
                <w:rFonts w:eastAsiaTheme="minorEastAsia"/>
                <w:noProof/>
              </w:rPr>
              <w:tab/>
            </w:r>
            <w:r w:rsidR="00C92CD2" w:rsidRPr="00E57A12">
              <w:rPr>
                <w:rStyle w:val="Hyperlink"/>
                <w:noProof/>
              </w:rPr>
              <w:t>Algorithms</w:t>
            </w:r>
            <w:r w:rsidR="00C92CD2">
              <w:rPr>
                <w:noProof/>
                <w:webHidden/>
              </w:rPr>
              <w:tab/>
            </w:r>
            <w:r w:rsidR="00C92CD2">
              <w:rPr>
                <w:noProof/>
                <w:webHidden/>
              </w:rPr>
              <w:fldChar w:fldCharType="begin"/>
            </w:r>
            <w:r w:rsidR="00C92CD2">
              <w:rPr>
                <w:noProof/>
                <w:webHidden/>
              </w:rPr>
              <w:instrText xml:space="preserve"> PAGEREF _Toc416777689 \h </w:instrText>
            </w:r>
            <w:r w:rsidR="00C92CD2">
              <w:rPr>
                <w:noProof/>
                <w:webHidden/>
              </w:rPr>
            </w:r>
            <w:r w:rsidR="00C92CD2">
              <w:rPr>
                <w:noProof/>
                <w:webHidden/>
              </w:rPr>
              <w:fldChar w:fldCharType="separate"/>
            </w:r>
            <w:r w:rsidR="004B08A1">
              <w:rPr>
                <w:noProof/>
                <w:webHidden/>
              </w:rPr>
              <w:t>34</w:t>
            </w:r>
            <w:r w:rsidR="00C92CD2">
              <w:rPr>
                <w:noProof/>
                <w:webHidden/>
              </w:rPr>
              <w:fldChar w:fldCharType="end"/>
            </w:r>
          </w:hyperlink>
        </w:p>
        <w:p w14:paraId="6F52BC8D" w14:textId="3EC0FF11" w:rsidR="00C92CD2" w:rsidRDefault="0013082E">
          <w:pPr>
            <w:pStyle w:val="TOC2"/>
            <w:tabs>
              <w:tab w:val="left" w:pos="880"/>
              <w:tab w:val="right" w:leader="dot" w:pos="9350"/>
            </w:tabs>
            <w:rPr>
              <w:rFonts w:eastAsiaTheme="minorEastAsia"/>
              <w:noProof/>
            </w:rPr>
          </w:pPr>
          <w:hyperlink w:anchor="_Toc416777690" w:history="1">
            <w:r w:rsidR="00C92CD2" w:rsidRPr="00E57A12">
              <w:rPr>
                <w:rStyle w:val="Hyperlink"/>
                <w:noProof/>
              </w:rPr>
              <w:t>3.1</w:t>
            </w:r>
            <w:r w:rsidR="00C92CD2">
              <w:rPr>
                <w:rFonts w:eastAsiaTheme="minorEastAsia"/>
                <w:noProof/>
              </w:rPr>
              <w:tab/>
            </w:r>
            <w:r w:rsidR="00C92CD2" w:rsidRPr="00E57A12">
              <w:rPr>
                <w:rStyle w:val="Hyperlink"/>
                <w:noProof/>
              </w:rPr>
              <w:t>Multiple read/single write locks</w:t>
            </w:r>
            <w:r w:rsidR="00C92CD2">
              <w:rPr>
                <w:noProof/>
                <w:webHidden/>
              </w:rPr>
              <w:tab/>
            </w:r>
            <w:r w:rsidR="00C92CD2">
              <w:rPr>
                <w:noProof/>
                <w:webHidden/>
              </w:rPr>
              <w:fldChar w:fldCharType="begin"/>
            </w:r>
            <w:r w:rsidR="00C92CD2">
              <w:rPr>
                <w:noProof/>
                <w:webHidden/>
              </w:rPr>
              <w:instrText xml:space="preserve"> PAGEREF _Toc416777690 \h </w:instrText>
            </w:r>
            <w:r w:rsidR="00C92CD2">
              <w:rPr>
                <w:noProof/>
                <w:webHidden/>
              </w:rPr>
            </w:r>
            <w:r w:rsidR="00C92CD2">
              <w:rPr>
                <w:noProof/>
                <w:webHidden/>
              </w:rPr>
              <w:fldChar w:fldCharType="separate"/>
            </w:r>
            <w:r w:rsidR="004B08A1">
              <w:rPr>
                <w:noProof/>
                <w:webHidden/>
              </w:rPr>
              <w:t>37</w:t>
            </w:r>
            <w:r w:rsidR="00C92CD2">
              <w:rPr>
                <w:noProof/>
                <w:webHidden/>
              </w:rPr>
              <w:fldChar w:fldCharType="end"/>
            </w:r>
          </w:hyperlink>
        </w:p>
        <w:p w14:paraId="54185A18" w14:textId="3D3E33FD" w:rsidR="00C92CD2" w:rsidRDefault="0013082E">
          <w:pPr>
            <w:pStyle w:val="TOC2"/>
            <w:tabs>
              <w:tab w:val="left" w:pos="880"/>
              <w:tab w:val="right" w:leader="dot" w:pos="9350"/>
            </w:tabs>
            <w:rPr>
              <w:rFonts w:eastAsiaTheme="minorEastAsia"/>
              <w:noProof/>
            </w:rPr>
          </w:pPr>
          <w:hyperlink w:anchor="_Toc416777691" w:history="1">
            <w:r w:rsidR="00C92CD2" w:rsidRPr="00E57A12">
              <w:rPr>
                <w:rStyle w:val="Hyperlink"/>
                <w:noProof/>
              </w:rPr>
              <w:t>3.2</w:t>
            </w:r>
            <w:r w:rsidR="00C92CD2">
              <w:rPr>
                <w:rFonts w:eastAsiaTheme="minorEastAsia"/>
                <w:noProof/>
              </w:rPr>
              <w:tab/>
            </w:r>
            <w:r w:rsidR="00C92CD2" w:rsidRPr="00E57A12">
              <w:rPr>
                <w:rStyle w:val="Hyperlink"/>
                <w:noProof/>
              </w:rPr>
              <w:t>Quadtrees</w:t>
            </w:r>
            <w:r w:rsidR="00C92CD2">
              <w:rPr>
                <w:noProof/>
                <w:webHidden/>
              </w:rPr>
              <w:tab/>
            </w:r>
            <w:r w:rsidR="00C92CD2">
              <w:rPr>
                <w:noProof/>
                <w:webHidden/>
              </w:rPr>
              <w:fldChar w:fldCharType="begin"/>
            </w:r>
            <w:r w:rsidR="00C92CD2">
              <w:rPr>
                <w:noProof/>
                <w:webHidden/>
              </w:rPr>
              <w:instrText xml:space="preserve"> PAGEREF _Toc416777691 \h </w:instrText>
            </w:r>
            <w:r w:rsidR="00C92CD2">
              <w:rPr>
                <w:noProof/>
                <w:webHidden/>
              </w:rPr>
            </w:r>
            <w:r w:rsidR="00C92CD2">
              <w:rPr>
                <w:noProof/>
                <w:webHidden/>
              </w:rPr>
              <w:fldChar w:fldCharType="separate"/>
            </w:r>
            <w:r w:rsidR="004B08A1">
              <w:rPr>
                <w:noProof/>
                <w:webHidden/>
              </w:rPr>
              <w:t>38</w:t>
            </w:r>
            <w:r w:rsidR="00C92CD2">
              <w:rPr>
                <w:noProof/>
                <w:webHidden/>
              </w:rPr>
              <w:fldChar w:fldCharType="end"/>
            </w:r>
          </w:hyperlink>
        </w:p>
        <w:p w14:paraId="454521B6" w14:textId="77777777" w:rsidR="00AD4034" w:rsidRDefault="00AD4034">
          <w:r>
            <w:rPr>
              <w:b/>
              <w:bCs/>
              <w:noProof/>
            </w:rPr>
            <w:fldChar w:fldCharType="end"/>
          </w:r>
        </w:p>
      </w:sdtContent>
    </w:sdt>
    <w:p w14:paraId="082B188A" w14:textId="77777777" w:rsidR="002C721D" w:rsidRDefault="002C721D" w:rsidP="00B8405C"/>
    <w:p w14:paraId="78591C4E" w14:textId="77777777" w:rsidR="002C721D" w:rsidRDefault="002C721D" w:rsidP="002C721D">
      <w:pPr>
        <w:pStyle w:val="Subtitle"/>
        <w:pageBreakBefore/>
      </w:pPr>
      <w:r>
        <w:lastRenderedPageBreak/>
        <w:t>List of Figures</w:t>
      </w:r>
    </w:p>
    <w:p w14:paraId="0D9FC2B1" w14:textId="1F5D3634" w:rsidR="00C92CD2" w:rsidRDefault="002C721D">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16777692" w:history="1">
        <w:r w:rsidR="00C92CD2" w:rsidRPr="00607EEB">
          <w:rPr>
            <w:rStyle w:val="Hyperlink"/>
            <w:noProof/>
          </w:rPr>
          <w:t>Figure 1 – Reverberation Sources</w:t>
        </w:r>
        <w:r w:rsidR="00C92CD2">
          <w:rPr>
            <w:noProof/>
            <w:webHidden/>
          </w:rPr>
          <w:tab/>
        </w:r>
        <w:r w:rsidR="00C92CD2">
          <w:rPr>
            <w:noProof/>
            <w:webHidden/>
          </w:rPr>
          <w:fldChar w:fldCharType="begin"/>
        </w:r>
        <w:r w:rsidR="00C92CD2">
          <w:rPr>
            <w:noProof/>
            <w:webHidden/>
          </w:rPr>
          <w:instrText xml:space="preserve"> PAGEREF _Toc416777692 \h </w:instrText>
        </w:r>
        <w:r w:rsidR="00C92CD2">
          <w:rPr>
            <w:noProof/>
            <w:webHidden/>
          </w:rPr>
        </w:r>
        <w:r w:rsidR="00C92CD2">
          <w:rPr>
            <w:noProof/>
            <w:webHidden/>
          </w:rPr>
          <w:fldChar w:fldCharType="separate"/>
        </w:r>
        <w:r w:rsidR="004B08A1">
          <w:rPr>
            <w:noProof/>
            <w:webHidden/>
          </w:rPr>
          <w:t>2</w:t>
        </w:r>
        <w:r w:rsidR="00C92CD2">
          <w:rPr>
            <w:noProof/>
            <w:webHidden/>
          </w:rPr>
          <w:fldChar w:fldCharType="end"/>
        </w:r>
      </w:hyperlink>
    </w:p>
    <w:p w14:paraId="44FCB892" w14:textId="39959991" w:rsidR="00C92CD2" w:rsidRDefault="0013082E">
      <w:pPr>
        <w:pStyle w:val="TableofFigures"/>
        <w:tabs>
          <w:tab w:val="right" w:leader="dot" w:pos="9350"/>
        </w:tabs>
        <w:rPr>
          <w:rFonts w:eastAsiaTheme="minorEastAsia"/>
          <w:noProof/>
        </w:rPr>
      </w:pPr>
      <w:hyperlink w:anchor="_Toc416777693" w:history="1">
        <w:r w:rsidR="00C92CD2" w:rsidRPr="00607EEB">
          <w:rPr>
            <w:rStyle w:val="Hyperlink"/>
            <w:noProof/>
          </w:rPr>
          <w:t>Figure 2 – Multistatic reverberation</w:t>
        </w:r>
        <w:r w:rsidR="00C92CD2">
          <w:rPr>
            <w:noProof/>
            <w:webHidden/>
          </w:rPr>
          <w:tab/>
        </w:r>
        <w:r w:rsidR="00C92CD2">
          <w:rPr>
            <w:noProof/>
            <w:webHidden/>
          </w:rPr>
          <w:fldChar w:fldCharType="begin"/>
        </w:r>
        <w:r w:rsidR="00C92CD2">
          <w:rPr>
            <w:noProof/>
            <w:webHidden/>
          </w:rPr>
          <w:instrText xml:space="preserve"> PAGEREF _Toc416777693 \h </w:instrText>
        </w:r>
        <w:r w:rsidR="00C92CD2">
          <w:rPr>
            <w:noProof/>
            <w:webHidden/>
          </w:rPr>
        </w:r>
        <w:r w:rsidR="00C92CD2">
          <w:rPr>
            <w:noProof/>
            <w:webHidden/>
          </w:rPr>
          <w:fldChar w:fldCharType="separate"/>
        </w:r>
        <w:r w:rsidR="004B08A1">
          <w:rPr>
            <w:noProof/>
            <w:webHidden/>
          </w:rPr>
          <w:t>3</w:t>
        </w:r>
        <w:r w:rsidR="00C92CD2">
          <w:rPr>
            <w:noProof/>
            <w:webHidden/>
          </w:rPr>
          <w:fldChar w:fldCharType="end"/>
        </w:r>
      </w:hyperlink>
    </w:p>
    <w:p w14:paraId="2E41A2B0" w14:textId="691DD298" w:rsidR="00C92CD2" w:rsidRDefault="0013082E">
      <w:pPr>
        <w:pStyle w:val="TableofFigures"/>
        <w:tabs>
          <w:tab w:val="right" w:leader="dot" w:pos="9350"/>
        </w:tabs>
        <w:rPr>
          <w:rFonts w:eastAsiaTheme="minorEastAsia"/>
          <w:noProof/>
        </w:rPr>
      </w:pPr>
      <w:hyperlink w:anchor="_Toc416777694" w:history="1">
        <w:r w:rsidR="00C92CD2" w:rsidRPr="00607EEB">
          <w:rPr>
            <w:rStyle w:val="Hyperlink"/>
            <w:noProof/>
          </w:rPr>
          <w:t>Figure 3 – Implementation Features</w:t>
        </w:r>
        <w:r w:rsidR="00C92CD2">
          <w:rPr>
            <w:noProof/>
            <w:webHidden/>
          </w:rPr>
          <w:tab/>
        </w:r>
        <w:r w:rsidR="00C92CD2">
          <w:rPr>
            <w:noProof/>
            <w:webHidden/>
          </w:rPr>
          <w:fldChar w:fldCharType="begin"/>
        </w:r>
        <w:r w:rsidR="00C92CD2">
          <w:rPr>
            <w:noProof/>
            <w:webHidden/>
          </w:rPr>
          <w:instrText xml:space="preserve"> PAGEREF _Toc416777694 \h </w:instrText>
        </w:r>
        <w:r w:rsidR="00C92CD2">
          <w:rPr>
            <w:noProof/>
            <w:webHidden/>
          </w:rPr>
        </w:r>
        <w:r w:rsidR="00C92CD2">
          <w:rPr>
            <w:noProof/>
            <w:webHidden/>
          </w:rPr>
          <w:fldChar w:fldCharType="separate"/>
        </w:r>
        <w:r w:rsidR="004B08A1">
          <w:rPr>
            <w:noProof/>
            <w:webHidden/>
          </w:rPr>
          <w:t>4</w:t>
        </w:r>
        <w:r w:rsidR="00C92CD2">
          <w:rPr>
            <w:noProof/>
            <w:webHidden/>
          </w:rPr>
          <w:fldChar w:fldCharType="end"/>
        </w:r>
      </w:hyperlink>
    </w:p>
    <w:p w14:paraId="270B1820" w14:textId="01174E0A" w:rsidR="00C92CD2" w:rsidRDefault="0013082E">
      <w:pPr>
        <w:pStyle w:val="TableofFigures"/>
        <w:tabs>
          <w:tab w:val="right" w:leader="dot" w:pos="9350"/>
        </w:tabs>
        <w:rPr>
          <w:rFonts w:eastAsiaTheme="minorEastAsia"/>
          <w:noProof/>
        </w:rPr>
      </w:pPr>
      <w:hyperlink w:anchor="_Toc416777695" w:history="1">
        <w:r w:rsidR="00C92CD2" w:rsidRPr="00607EEB">
          <w:rPr>
            <w:rStyle w:val="Hyperlink"/>
            <w:noProof/>
          </w:rPr>
          <w:t>Figure 4 – Execute task threads sequence</w:t>
        </w:r>
        <w:r w:rsidR="00C92CD2">
          <w:rPr>
            <w:noProof/>
            <w:webHidden/>
          </w:rPr>
          <w:tab/>
        </w:r>
        <w:r w:rsidR="00C92CD2">
          <w:rPr>
            <w:noProof/>
            <w:webHidden/>
          </w:rPr>
          <w:fldChar w:fldCharType="begin"/>
        </w:r>
        <w:r w:rsidR="00C92CD2">
          <w:rPr>
            <w:noProof/>
            <w:webHidden/>
          </w:rPr>
          <w:instrText xml:space="preserve"> PAGEREF _Toc416777695 \h </w:instrText>
        </w:r>
        <w:r w:rsidR="00C92CD2">
          <w:rPr>
            <w:noProof/>
            <w:webHidden/>
          </w:rPr>
        </w:r>
        <w:r w:rsidR="00C92CD2">
          <w:rPr>
            <w:noProof/>
            <w:webHidden/>
          </w:rPr>
          <w:fldChar w:fldCharType="separate"/>
        </w:r>
        <w:r w:rsidR="004B08A1">
          <w:rPr>
            <w:noProof/>
            <w:webHidden/>
          </w:rPr>
          <w:t>5</w:t>
        </w:r>
        <w:r w:rsidR="00C92CD2">
          <w:rPr>
            <w:noProof/>
            <w:webHidden/>
          </w:rPr>
          <w:fldChar w:fldCharType="end"/>
        </w:r>
      </w:hyperlink>
    </w:p>
    <w:p w14:paraId="6FA94376" w14:textId="4D3AA282" w:rsidR="00C92CD2" w:rsidRDefault="0013082E">
      <w:pPr>
        <w:pStyle w:val="TableofFigures"/>
        <w:tabs>
          <w:tab w:val="right" w:leader="dot" w:pos="9350"/>
        </w:tabs>
        <w:rPr>
          <w:rFonts w:eastAsiaTheme="minorEastAsia"/>
          <w:noProof/>
        </w:rPr>
      </w:pPr>
      <w:hyperlink w:anchor="_Toc416777696" w:history="1">
        <w:r w:rsidR="00C92CD2" w:rsidRPr="00607EEB">
          <w:rPr>
            <w:rStyle w:val="Hyperlink"/>
            <w:noProof/>
          </w:rPr>
          <w:t>Figure 5 – Execute task threads classes</w:t>
        </w:r>
        <w:r w:rsidR="00C92CD2">
          <w:rPr>
            <w:noProof/>
            <w:webHidden/>
          </w:rPr>
          <w:tab/>
        </w:r>
        <w:r w:rsidR="00C92CD2">
          <w:rPr>
            <w:noProof/>
            <w:webHidden/>
          </w:rPr>
          <w:fldChar w:fldCharType="begin"/>
        </w:r>
        <w:r w:rsidR="00C92CD2">
          <w:rPr>
            <w:noProof/>
            <w:webHidden/>
          </w:rPr>
          <w:instrText xml:space="preserve"> PAGEREF _Toc416777696 \h </w:instrText>
        </w:r>
        <w:r w:rsidR="00C92CD2">
          <w:rPr>
            <w:noProof/>
            <w:webHidden/>
          </w:rPr>
        </w:r>
        <w:r w:rsidR="00C92CD2">
          <w:rPr>
            <w:noProof/>
            <w:webHidden/>
          </w:rPr>
          <w:fldChar w:fldCharType="separate"/>
        </w:r>
        <w:r w:rsidR="004B08A1">
          <w:rPr>
            <w:noProof/>
            <w:webHidden/>
          </w:rPr>
          <w:t>6</w:t>
        </w:r>
        <w:r w:rsidR="00C92CD2">
          <w:rPr>
            <w:noProof/>
            <w:webHidden/>
          </w:rPr>
          <w:fldChar w:fldCharType="end"/>
        </w:r>
      </w:hyperlink>
    </w:p>
    <w:p w14:paraId="4B8DFCC7" w14:textId="0D37AF0A" w:rsidR="00C92CD2" w:rsidRDefault="0013082E">
      <w:pPr>
        <w:pStyle w:val="TableofFigures"/>
        <w:tabs>
          <w:tab w:val="right" w:leader="dot" w:pos="9350"/>
        </w:tabs>
        <w:rPr>
          <w:rFonts w:eastAsiaTheme="minorEastAsia"/>
          <w:noProof/>
        </w:rPr>
      </w:pPr>
      <w:hyperlink w:anchor="_Toc416777697" w:history="1">
        <w:r w:rsidR="00C92CD2" w:rsidRPr="00607EEB">
          <w:rPr>
            <w:rStyle w:val="Hyperlink"/>
            <w:noProof/>
          </w:rPr>
          <w:t>Figure 6 – Define ocean characteristics sequence</w:t>
        </w:r>
        <w:r w:rsidR="00C92CD2">
          <w:rPr>
            <w:noProof/>
            <w:webHidden/>
          </w:rPr>
          <w:tab/>
        </w:r>
        <w:r w:rsidR="00C92CD2">
          <w:rPr>
            <w:noProof/>
            <w:webHidden/>
          </w:rPr>
          <w:fldChar w:fldCharType="begin"/>
        </w:r>
        <w:r w:rsidR="00C92CD2">
          <w:rPr>
            <w:noProof/>
            <w:webHidden/>
          </w:rPr>
          <w:instrText xml:space="preserve"> PAGEREF _Toc416777697 \h </w:instrText>
        </w:r>
        <w:r w:rsidR="00C92CD2">
          <w:rPr>
            <w:noProof/>
            <w:webHidden/>
          </w:rPr>
        </w:r>
        <w:r w:rsidR="00C92CD2">
          <w:rPr>
            <w:noProof/>
            <w:webHidden/>
          </w:rPr>
          <w:fldChar w:fldCharType="separate"/>
        </w:r>
        <w:r w:rsidR="004B08A1">
          <w:rPr>
            <w:noProof/>
            <w:webHidden/>
          </w:rPr>
          <w:t>7</w:t>
        </w:r>
        <w:r w:rsidR="00C92CD2">
          <w:rPr>
            <w:noProof/>
            <w:webHidden/>
          </w:rPr>
          <w:fldChar w:fldCharType="end"/>
        </w:r>
      </w:hyperlink>
    </w:p>
    <w:p w14:paraId="21274253" w14:textId="1B7FD1C6" w:rsidR="00C92CD2" w:rsidRDefault="0013082E">
      <w:pPr>
        <w:pStyle w:val="TableofFigures"/>
        <w:tabs>
          <w:tab w:val="right" w:leader="dot" w:pos="9350"/>
        </w:tabs>
        <w:rPr>
          <w:rFonts w:eastAsiaTheme="minorEastAsia"/>
          <w:noProof/>
        </w:rPr>
      </w:pPr>
      <w:hyperlink w:anchor="_Toc416777698" w:history="1">
        <w:r w:rsidR="00C92CD2" w:rsidRPr="00607EEB">
          <w:rPr>
            <w:rStyle w:val="Hyperlink"/>
            <w:noProof/>
          </w:rPr>
          <w:t>Figure 7 – Define ocean characteristics classes</w:t>
        </w:r>
        <w:r w:rsidR="00C92CD2">
          <w:rPr>
            <w:noProof/>
            <w:webHidden/>
          </w:rPr>
          <w:tab/>
        </w:r>
        <w:r w:rsidR="00C92CD2">
          <w:rPr>
            <w:noProof/>
            <w:webHidden/>
          </w:rPr>
          <w:fldChar w:fldCharType="begin"/>
        </w:r>
        <w:r w:rsidR="00C92CD2">
          <w:rPr>
            <w:noProof/>
            <w:webHidden/>
          </w:rPr>
          <w:instrText xml:space="preserve"> PAGEREF _Toc416777698 \h </w:instrText>
        </w:r>
        <w:r w:rsidR="00C92CD2">
          <w:rPr>
            <w:noProof/>
            <w:webHidden/>
          </w:rPr>
        </w:r>
        <w:r w:rsidR="00C92CD2">
          <w:rPr>
            <w:noProof/>
            <w:webHidden/>
          </w:rPr>
          <w:fldChar w:fldCharType="separate"/>
        </w:r>
        <w:r w:rsidR="004B08A1">
          <w:rPr>
            <w:noProof/>
            <w:webHidden/>
          </w:rPr>
          <w:t>8</w:t>
        </w:r>
        <w:r w:rsidR="00C92CD2">
          <w:rPr>
            <w:noProof/>
            <w:webHidden/>
          </w:rPr>
          <w:fldChar w:fldCharType="end"/>
        </w:r>
      </w:hyperlink>
    </w:p>
    <w:p w14:paraId="7A28306F" w14:textId="2942AC6F" w:rsidR="00C92CD2" w:rsidRDefault="0013082E">
      <w:pPr>
        <w:pStyle w:val="TableofFigures"/>
        <w:tabs>
          <w:tab w:val="right" w:leader="dot" w:pos="9350"/>
        </w:tabs>
        <w:rPr>
          <w:rFonts w:eastAsiaTheme="minorEastAsia"/>
          <w:noProof/>
        </w:rPr>
      </w:pPr>
      <w:hyperlink w:anchor="_Toc416777699" w:history="1">
        <w:r w:rsidR="00C92CD2" w:rsidRPr="00607EEB">
          <w:rPr>
            <w:rStyle w:val="Hyperlink"/>
            <w:noProof/>
          </w:rPr>
          <w:t>Figure 8 – Define sensor characteristics sequence</w:t>
        </w:r>
        <w:r w:rsidR="00C92CD2">
          <w:rPr>
            <w:noProof/>
            <w:webHidden/>
          </w:rPr>
          <w:tab/>
        </w:r>
        <w:r w:rsidR="00C92CD2">
          <w:rPr>
            <w:noProof/>
            <w:webHidden/>
          </w:rPr>
          <w:fldChar w:fldCharType="begin"/>
        </w:r>
        <w:r w:rsidR="00C92CD2">
          <w:rPr>
            <w:noProof/>
            <w:webHidden/>
          </w:rPr>
          <w:instrText xml:space="preserve"> PAGEREF _Toc416777699 \h </w:instrText>
        </w:r>
        <w:r w:rsidR="00C92CD2">
          <w:rPr>
            <w:noProof/>
            <w:webHidden/>
          </w:rPr>
        </w:r>
        <w:r w:rsidR="00C92CD2">
          <w:rPr>
            <w:noProof/>
            <w:webHidden/>
          </w:rPr>
          <w:fldChar w:fldCharType="separate"/>
        </w:r>
        <w:r w:rsidR="004B08A1">
          <w:rPr>
            <w:noProof/>
            <w:webHidden/>
          </w:rPr>
          <w:t>17</w:t>
        </w:r>
        <w:r w:rsidR="00C92CD2">
          <w:rPr>
            <w:noProof/>
            <w:webHidden/>
          </w:rPr>
          <w:fldChar w:fldCharType="end"/>
        </w:r>
      </w:hyperlink>
    </w:p>
    <w:p w14:paraId="72D6FAB2" w14:textId="46C2BDB9" w:rsidR="00C92CD2" w:rsidRDefault="0013082E">
      <w:pPr>
        <w:pStyle w:val="TableofFigures"/>
        <w:tabs>
          <w:tab w:val="right" w:leader="dot" w:pos="9350"/>
        </w:tabs>
        <w:rPr>
          <w:rFonts w:eastAsiaTheme="minorEastAsia"/>
          <w:noProof/>
        </w:rPr>
      </w:pPr>
      <w:hyperlink w:anchor="_Toc416777700" w:history="1">
        <w:r w:rsidR="00C92CD2" w:rsidRPr="00607EEB">
          <w:rPr>
            <w:rStyle w:val="Hyperlink"/>
            <w:noProof/>
          </w:rPr>
          <w:t>Figure 9 – Define sensor characteristics classes</w:t>
        </w:r>
        <w:r w:rsidR="00C92CD2">
          <w:rPr>
            <w:noProof/>
            <w:webHidden/>
          </w:rPr>
          <w:tab/>
        </w:r>
        <w:r w:rsidR="00C92CD2">
          <w:rPr>
            <w:noProof/>
            <w:webHidden/>
          </w:rPr>
          <w:fldChar w:fldCharType="begin"/>
        </w:r>
        <w:r w:rsidR="00C92CD2">
          <w:rPr>
            <w:noProof/>
            <w:webHidden/>
          </w:rPr>
          <w:instrText xml:space="preserve"> PAGEREF _Toc416777700 \h </w:instrText>
        </w:r>
        <w:r w:rsidR="00C92CD2">
          <w:rPr>
            <w:noProof/>
            <w:webHidden/>
          </w:rPr>
        </w:r>
        <w:r w:rsidR="00C92CD2">
          <w:rPr>
            <w:noProof/>
            <w:webHidden/>
          </w:rPr>
          <w:fldChar w:fldCharType="separate"/>
        </w:r>
        <w:r w:rsidR="004B08A1">
          <w:rPr>
            <w:noProof/>
            <w:webHidden/>
          </w:rPr>
          <w:t>18</w:t>
        </w:r>
        <w:r w:rsidR="00C92CD2">
          <w:rPr>
            <w:noProof/>
            <w:webHidden/>
          </w:rPr>
          <w:fldChar w:fldCharType="end"/>
        </w:r>
      </w:hyperlink>
    </w:p>
    <w:p w14:paraId="3C5C7FEA" w14:textId="57C2565F" w:rsidR="00C92CD2" w:rsidRDefault="0013082E">
      <w:pPr>
        <w:pStyle w:val="TableofFigures"/>
        <w:tabs>
          <w:tab w:val="right" w:leader="dot" w:pos="9350"/>
        </w:tabs>
        <w:rPr>
          <w:rFonts w:eastAsiaTheme="minorEastAsia"/>
          <w:noProof/>
        </w:rPr>
      </w:pPr>
      <w:hyperlink w:anchor="_Toc416777701" w:history="1">
        <w:r w:rsidR="00C92CD2" w:rsidRPr="00607EEB">
          <w:rPr>
            <w:rStyle w:val="Hyperlink"/>
            <w:noProof/>
          </w:rPr>
          <w:t>Figure 10 – Add sensor instances sequence</w:t>
        </w:r>
        <w:r w:rsidR="00C92CD2">
          <w:rPr>
            <w:noProof/>
            <w:webHidden/>
          </w:rPr>
          <w:tab/>
        </w:r>
        <w:r w:rsidR="00C92CD2">
          <w:rPr>
            <w:noProof/>
            <w:webHidden/>
          </w:rPr>
          <w:fldChar w:fldCharType="begin"/>
        </w:r>
        <w:r w:rsidR="00C92CD2">
          <w:rPr>
            <w:noProof/>
            <w:webHidden/>
          </w:rPr>
          <w:instrText xml:space="preserve"> PAGEREF _Toc416777701 \h </w:instrText>
        </w:r>
        <w:r w:rsidR="00C92CD2">
          <w:rPr>
            <w:noProof/>
            <w:webHidden/>
          </w:rPr>
        </w:r>
        <w:r w:rsidR="00C92CD2">
          <w:rPr>
            <w:noProof/>
            <w:webHidden/>
          </w:rPr>
          <w:fldChar w:fldCharType="separate"/>
        </w:r>
        <w:r w:rsidR="004B08A1">
          <w:rPr>
            <w:noProof/>
            <w:webHidden/>
          </w:rPr>
          <w:t>19</w:t>
        </w:r>
        <w:r w:rsidR="00C92CD2">
          <w:rPr>
            <w:noProof/>
            <w:webHidden/>
          </w:rPr>
          <w:fldChar w:fldCharType="end"/>
        </w:r>
      </w:hyperlink>
    </w:p>
    <w:p w14:paraId="43A41A96" w14:textId="081466A9" w:rsidR="00C92CD2" w:rsidRDefault="0013082E">
      <w:pPr>
        <w:pStyle w:val="TableofFigures"/>
        <w:tabs>
          <w:tab w:val="right" w:leader="dot" w:pos="9350"/>
        </w:tabs>
        <w:rPr>
          <w:rFonts w:eastAsiaTheme="minorEastAsia"/>
          <w:noProof/>
        </w:rPr>
      </w:pPr>
      <w:hyperlink w:anchor="_Toc416777702" w:history="1">
        <w:r w:rsidR="00C92CD2" w:rsidRPr="00607EEB">
          <w:rPr>
            <w:rStyle w:val="Hyperlink"/>
            <w:noProof/>
          </w:rPr>
          <w:t>Figure 11 – Remove sensor instances sequence</w:t>
        </w:r>
        <w:r w:rsidR="00C92CD2">
          <w:rPr>
            <w:noProof/>
            <w:webHidden/>
          </w:rPr>
          <w:tab/>
        </w:r>
        <w:r w:rsidR="00C92CD2">
          <w:rPr>
            <w:noProof/>
            <w:webHidden/>
          </w:rPr>
          <w:fldChar w:fldCharType="begin"/>
        </w:r>
        <w:r w:rsidR="00C92CD2">
          <w:rPr>
            <w:noProof/>
            <w:webHidden/>
          </w:rPr>
          <w:instrText xml:space="preserve"> PAGEREF _Toc416777702 \h </w:instrText>
        </w:r>
        <w:r w:rsidR="00C92CD2">
          <w:rPr>
            <w:noProof/>
            <w:webHidden/>
          </w:rPr>
        </w:r>
        <w:r w:rsidR="00C92CD2">
          <w:rPr>
            <w:noProof/>
            <w:webHidden/>
          </w:rPr>
          <w:fldChar w:fldCharType="separate"/>
        </w:r>
        <w:r w:rsidR="004B08A1">
          <w:rPr>
            <w:noProof/>
            <w:webHidden/>
          </w:rPr>
          <w:t>21</w:t>
        </w:r>
        <w:r w:rsidR="00C92CD2">
          <w:rPr>
            <w:noProof/>
            <w:webHidden/>
          </w:rPr>
          <w:fldChar w:fldCharType="end"/>
        </w:r>
      </w:hyperlink>
    </w:p>
    <w:p w14:paraId="099CB986" w14:textId="1C5D15E5" w:rsidR="00C92CD2" w:rsidRDefault="0013082E">
      <w:pPr>
        <w:pStyle w:val="TableofFigures"/>
        <w:tabs>
          <w:tab w:val="right" w:leader="dot" w:pos="9350"/>
        </w:tabs>
        <w:rPr>
          <w:rFonts w:eastAsiaTheme="minorEastAsia"/>
          <w:noProof/>
        </w:rPr>
      </w:pPr>
      <w:hyperlink w:anchor="_Toc416777703" w:history="1">
        <w:r w:rsidR="00C92CD2" w:rsidRPr="00607EEB">
          <w:rPr>
            <w:rStyle w:val="Hyperlink"/>
            <w:noProof/>
          </w:rPr>
          <w:t>Figure 12 – Add/remove sensor instances classes</w:t>
        </w:r>
        <w:r w:rsidR="00C92CD2">
          <w:rPr>
            <w:noProof/>
            <w:webHidden/>
          </w:rPr>
          <w:tab/>
        </w:r>
        <w:r w:rsidR="00C92CD2">
          <w:rPr>
            <w:noProof/>
            <w:webHidden/>
          </w:rPr>
          <w:fldChar w:fldCharType="begin"/>
        </w:r>
        <w:r w:rsidR="00C92CD2">
          <w:rPr>
            <w:noProof/>
            <w:webHidden/>
          </w:rPr>
          <w:instrText xml:space="preserve"> PAGEREF _Toc416777703 \h </w:instrText>
        </w:r>
        <w:r w:rsidR="00C92CD2">
          <w:rPr>
            <w:noProof/>
            <w:webHidden/>
          </w:rPr>
        </w:r>
        <w:r w:rsidR="00C92CD2">
          <w:rPr>
            <w:noProof/>
            <w:webHidden/>
          </w:rPr>
          <w:fldChar w:fldCharType="separate"/>
        </w:r>
        <w:r w:rsidR="004B08A1">
          <w:rPr>
            <w:noProof/>
            <w:webHidden/>
          </w:rPr>
          <w:t>22</w:t>
        </w:r>
        <w:r w:rsidR="00C92CD2">
          <w:rPr>
            <w:noProof/>
            <w:webHidden/>
          </w:rPr>
          <w:fldChar w:fldCharType="end"/>
        </w:r>
      </w:hyperlink>
    </w:p>
    <w:p w14:paraId="5C85F2AA" w14:textId="21E47AB4" w:rsidR="00C92CD2" w:rsidRDefault="0013082E">
      <w:pPr>
        <w:pStyle w:val="TableofFigures"/>
        <w:tabs>
          <w:tab w:val="right" w:leader="dot" w:pos="9350"/>
        </w:tabs>
        <w:rPr>
          <w:rFonts w:eastAsiaTheme="minorEastAsia"/>
          <w:noProof/>
        </w:rPr>
      </w:pPr>
      <w:hyperlink w:anchor="_Toc416777704" w:history="1">
        <w:r w:rsidR="00C92CD2" w:rsidRPr="00607EEB">
          <w:rPr>
            <w:rStyle w:val="Hyperlink"/>
            <w:noProof/>
          </w:rPr>
          <w:t>Figure 13 – Update sensor configuration sequence</w:t>
        </w:r>
        <w:r w:rsidR="00C92CD2">
          <w:rPr>
            <w:noProof/>
            <w:webHidden/>
          </w:rPr>
          <w:tab/>
        </w:r>
        <w:r w:rsidR="00C92CD2">
          <w:rPr>
            <w:noProof/>
            <w:webHidden/>
          </w:rPr>
          <w:fldChar w:fldCharType="begin"/>
        </w:r>
        <w:r w:rsidR="00C92CD2">
          <w:rPr>
            <w:noProof/>
            <w:webHidden/>
          </w:rPr>
          <w:instrText xml:space="preserve"> PAGEREF _Toc416777704 \h </w:instrText>
        </w:r>
        <w:r w:rsidR="00C92CD2">
          <w:rPr>
            <w:noProof/>
            <w:webHidden/>
          </w:rPr>
        </w:r>
        <w:r w:rsidR="00C92CD2">
          <w:rPr>
            <w:noProof/>
            <w:webHidden/>
          </w:rPr>
          <w:fldChar w:fldCharType="separate"/>
        </w:r>
        <w:r w:rsidR="004B08A1">
          <w:rPr>
            <w:noProof/>
            <w:webHidden/>
          </w:rPr>
          <w:t>23</w:t>
        </w:r>
        <w:r w:rsidR="00C92CD2">
          <w:rPr>
            <w:noProof/>
            <w:webHidden/>
          </w:rPr>
          <w:fldChar w:fldCharType="end"/>
        </w:r>
      </w:hyperlink>
    </w:p>
    <w:p w14:paraId="19BB4B50" w14:textId="30892ECD" w:rsidR="00C92CD2" w:rsidRDefault="0013082E">
      <w:pPr>
        <w:pStyle w:val="TableofFigures"/>
        <w:tabs>
          <w:tab w:val="right" w:leader="dot" w:pos="9350"/>
        </w:tabs>
        <w:rPr>
          <w:rFonts w:eastAsiaTheme="minorEastAsia"/>
          <w:noProof/>
        </w:rPr>
      </w:pPr>
      <w:hyperlink w:anchor="_Toc416777705" w:history="1">
        <w:r w:rsidR="00C92CD2" w:rsidRPr="00607EEB">
          <w:rPr>
            <w:rStyle w:val="Hyperlink"/>
            <w:noProof/>
          </w:rPr>
          <w:t>Figure 14 – Compute propagation effects sequence</w:t>
        </w:r>
        <w:r w:rsidR="00C92CD2">
          <w:rPr>
            <w:noProof/>
            <w:webHidden/>
          </w:rPr>
          <w:tab/>
        </w:r>
        <w:r w:rsidR="00C92CD2">
          <w:rPr>
            <w:noProof/>
            <w:webHidden/>
          </w:rPr>
          <w:fldChar w:fldCharType="begin"/>
        </w:r>
        <w:r w:rsidR="00C92CD2">
          <w:rPr>
            <w:noProof/>
            <w:webHidden/>
          </w:rPr>
          <w:instrText xml:space="preserve"> PAGEREF _Toc416777705 \h </w:instrText>
        </w:r>
        <w:r w:rsidR="00C92CD2">
          <w:rPr>
            <w:noProof/>
            <w:webHidden/>
          </w:rPr>
        </w:r>
        <w:r w:rsidR="00C92CD2">
          <w:rPr>
            <w:noProof/>
            <w:webHidden/>
          </w:rPr>
          <w:fldChar w:fldCharType="separate"/>
        </w:r>
        <w:r w:rsidR="004B08A1">
          <w:rPr>
            <w:noProof/>
            <w:webHidden/>
          </w:rPr>
          <w:t>24</w:t>
        </w:r>
        <w:r w:rsidR="00C92CD2">
          <w:rPr>
            <w:noProof/>
            <w:webHidden/>
          </w:rPr>
          <w:fldChar w:fldCharType="end"/>
        </w:r>
      </w:hyperlink>
    </w:p>
    <w:p w14:paraId="4144F096" w14:textId="2186ED50" w:rsidR="00C92CD2" w:rsidRDefault="0013082E">
      <w:pPr>
        <w:pStyle w:val="TableofFigures"/>
        <w:tabs>
          <w:tab w:val="right" w:leader="dot" w:pos="9350"/>
        </w:tabs>
        <w:rPr>
          <w:rFonts w:eastAsiaTheme="minorEastAsia"/>
          <w:noProof/>
        </w:rPr>
      </w:pPr>
      <w:hyperlink w:anchor="_Toc416777706" w:history="1">
        <w:r w:rsidR="00C92CD2" w:rsidRPr="00607EEB">
          <w:rPr>
            <w:rStyle w:val="Hyperlink"/>
            <w:noProof/>
          </w:rPr>
          <w:t>Figure 15 - Compute propagation effects, wave_queue classes</w:t>
        </w:r>
        <w:r w:rsidR="00C92CD2">
          <w:rPr>
            <w:noProof/>
            <w:webHidden/>
          </w:rPr>
          <w:tab/>
        </w:r>
        <w:r w:rsidR="00C92CD2">
          <w:rPr>
            <w:noProof/>
            <w:webHidden/>
          </w:rPr>
          <w:fldChar w:fldCharType="begin"/>
        </w:r>
        <w:r w:rsidR="00C92CD2">
          <w:rPr>
            <w:noProof/>
            <w:webHidden/>
          </w:rPr>
          <w:instrText xml:space="preserve"> PAGEREF _Toc416777706 \h </w:instrText>
        </w:r>
        <w:r w:rsidR="00C92CD2">
          <w:rPr>
            <w:noProof/>
            <w:webHidden/>
          </w:rPr>
        </w:r>
        <w:r w:rsidR="00C92CD2">
          <w:rPr>
            <w:noProof/>
            <w:webHidden/>
          </w:rPr>
          <w:fldChar w:fldCharType="separate"/>
        </w:r>
        <w:r w:rsidR="004B08A1">
          <w:rPr>
            <w:noProof/>
            <w:webHidden/>
          </w:rPr>
          <w:t>26</w:t>
        </w:r>
        <w:r w:rsidR="00C92CD2">
          <w:rPr>
            <w:noProof/>
            <w:webHidden/>
          </w:rPr>
          <w:fldChar w:fldCharType="end"/>
        </w:r>
      </w:hyperlink>
    </w:p>
    <w:p w14:paraId="0CCE90FF" w14:textId="61F9EF98" w:rsidR="00C92CD2" w:rsidRDefault="0013082E">
      <w:pPr>
        <w:pStyle w:val="TableofFigures"/>
        <w:tabs>
          <w:tab w:val="right" w:leader="dot" w:pos="9350"/>
        </w:tabs>
        <w:rPr>
          <w:rFonts w:eastAsiaTheme="minorEastAsia"/>
          <w:noProof/>
        </w:rPr>
      </w:pPr>
      <w:hyperlink w:anchor="_Toc416777707" w:history="1">
        <w:r w:rsidR="00C92CD2" w:rsidRPr="00607EEB">
          <w:rPr>
            <w:rStyle w:val="Hyperlink"/>
            <w:noProof/>
          </w:rPr>
          <w:t>Figure 16 - Compute propagation effects, sensor classes</w:t>
        </w:r>
        <w:r w:rsidR="00C92CD2">
          <w:rPr>
            <w:noProof/>
            <w:webHidden/>
          </w:rPr>
          <w:tab/>
        </w:r>
        <w:r w:rsidR="00C92CD2">
          <w:rPr>
            <w:noProof/>
            <w:webHidden/>
          </w:rPr>
          <w:fldChar w:fldCharType="begin"/>
        </w:r>
        <w:r w:rsidR="00C92CD2">
          <w:rPr>
            <w:noProof/>
            <w:webHidden/>
          </w:rPr>
          <w:instrText xml:space="preserve"> PAGEREF _Toc416777707 \h </w:instrText>
        </w:r>
        <w:r w:rsidR="00C92CD2">
          <w:rPr>
            <w:noProof/>
            <w:webHidden/>
          </w:rPr>
        </w:r>
        <w:r w:rsidR="00C92CD2">
          <w:rPr>
            <w:noProof/>
            <w:webHidden/>
          </w:rPr>
          <w:fldChar w:fldCharType="separate"/>
        </w:r>
        <w:r w:rsidR="004B08A1">
          <w:rPr>
            <w:noProof/>
            <w:webHidden/>
          </w:rPr>
          <w:t>27</w:t>
        </w:r>
        <w:r w:rsidR="00C92CD2">
          <w:rPr>
            <w:noProof/>
            <w:webHidden/>
          </w:rPr>
          <w:fldChar w:fldCharType="end"/>
        </w:r>
      </w:hyperlink>
    </w:p>
    <w:p w14:paraId="6B9D4CB1" w14:textId="06B85C8E" w:rsidR="00C92CD2" w:rsidRDefault="0013082E">
      <w:pPr>
        <w:pStyle w:val="TableofFigures"/>
        <w:tabs>
          <w:tab w:val="right" w:leader="dot" w:pos="9350"/>
        </w:tabs>
        <w:rPr>
          <w:rFonts w:eastAsiaTheme="minorEastAsia"/>
          <w:noProof/>
        </w:rPr>
      </w:pPr>
      <w:hyperlink w:anchor="_Toc416777708" w:history="1">
        <w:r w:rsidR="00C92CD2" w:rsidRPr="00607EEB">
          <w:rPr>
            <w:rStyle w:val="Hyperlink"/>
            <w:noProof/>
          </w:rPr>
          <w:t>Figure 17 – Compute fathometer returns sequence</w:t>
        </w:r>
        <w:r w:rsidR="00C92CD2">
          <w:rPr>
            <w:noProof/>
            <w:webHidden/>
          </w:rPr>
          <w:tab/>
        </w:r>
        <w:r w:rsidR="00C92CD2">
          <w:rPr>
            <w:noProof/>
            <w:webHidden/>
          </w:rPr>
          <w:fldChar w:fldCharType="begin"/>
        </w:r>
        <w:r w:rsidR="00C92CD2">
          <w:rPr>
            <w:noProof/>
            <w:webHidden/>
          </w:rPr>
          <w:instrText xml:space="preserve"> PAGEREF _Toc416777708 \h </w:instrText>
        </w:r>
        <w:r w:rsidR="00C92CD2">
          <w:rPr>
            <w:noProof/>
            <w:webHidden/>
          </w:rPr>
        </w:r>
        <w:r w:rsidR="00C92CD2">
          <w:rPr>
            <w:noProof/>
            <w:webHidden/>
          </w:rPr>
          <w:fldChar w:fldCharType="separate"/>
        </w:r>
        <w:r w:rsidR="004B08A1">
          <w:rPr>
            <w:noProof/>
            <w:webHidden/>
          </w:rPr>
          <w:t>28</w:t>
        </w:r>
        <w:r w:rsidR="00C92CD2">
          <w:rPr>
            <w:noProof/>
            <w:webHidden/>
          </w:rPr>
          <w:fldChar w:fldCharType="end"/>
        </w:r>
      </w:hyperlink>
    </w:p>
    <w:p w14:paraId="0C941C23" w14:textId="05E8BE6C" w:rsidR="00C92CD2" w:rsidRDefault="0013082E">
      <w:pPr>
        <w:pStyle w:val="TableofFigures"/>
        <w:tabs>
          <w:tab w:val="right" w:leader="dot" w:pos="9350"/>
        </w:tabs>
        <w:rPr>
          <w:rFonts w:eastAsiaTheme="minorEastAsia"/>
          <w:noProof/>
        </w:rPr>
      </w:pPr>
      <w:hyperlink w:anchor="_Toc416777709" w:history="1">
        <w:r w:rsidR="00C92CD2" w:rsidRPr="00607EEB">
          <w:rPr>
            <w:rStyle w:val="Hyperlink"/>
            <w:noProof/>
          </w:rPr>
          <w:t>Figure 18 – Generate reverberation envelopes sequence</w:t>
        </w:r>
        <w:r w:rsidR="00C92CD2">
          <w:rPr>
            <w:noProof/>
            <w:webHidden/>
          </w:rPr>
          <w:tab/>
        </w:r>
        <w:r w:rsidR="00C92CD2">
          <w:rPr>
            <w:noProof/>
            <w:webHidden/>
          </w:rPr>
          <w:fldChar w:fldCharType="begin"/>
        </w:r>
        <w:r w:rsidR="00C92CD2">
          <w:rPr>
            <w:noProof/>
            <w:webHidden/>
          </w:rPr>
          <w:instrText xml:space="preserve"> PAGEREF _Toc416777709 \h </w:instrText>
        </w:r>
        <w:r w:rsidR="00C92CD2">
          <w:rPr>
            <w:noProof/>
            <w:webHidden/>
          </w:rPr>
        </w:r>
        <w:r w:rsidR="00C92CD2">
          <w:rPr>
            <w:noProof/>
            <w:webHidden/>
          </w:rPr>
          <w:fldChar w:fldCharType="separate"/>
        </w:r>
        <w:r w:rsidR="004B08A1">
          <w:rPr>
            <w:noProof/>
            <w:webHidden/>
          </w:rPr>
          <w:t>30</w:t>
        </w:r>
        <w:r w:rsidR="00C92CD2">
          <w:rPr>
            <w:noProof/>
            <w:webHidden/>
          </w:rPr>
          <w:fldChar w:fldCharType="end"/>
        </w:r>
      </w:hyperlink>
    </w:p>
    <w:p w14:paraId="29082BAE" w14:textId="794F131D" w:rsidR="00C92CD2" w:rsidRDefault="0013082E">
      <w:pPr>
        <w:pStyle w:val="TableofFigures"/>
        <w:tabs>
          <w:tab w:val="right" w:leader="dot" w:pos="9350"/>
        </w:tabs>
        <w:rPr>
          <w:rFonts w:eastAsiaTheme="minorEastAsia"/>
          <w:noProof/>
        </w:rPr>
      </w:pPr>
      <w:hyperlink w:anchor="_Toc416777710" w:history="1">
        <w:r w:rsidR="00C92CD2" w:rsidRPr="00607EEB">
          <w:rPr>
            <w:rStyle w:val="Hyperlink"/>
            <w:noProof/>
          </w:rPr>
          <w:t>Figure 19 – Generate reverberation envelopes classes</w:t>
        </w:r>
        <w:r w:rsidR="00C92CD2">
          <w:rPr>
            <w:noProof/>
            <w:webHidden/>
          </w:rPr>
          <w:tab/>
        </w:r>
        <w:r w:rsidR="00C92CD2">
          <w:rPr>
            <w:noProof/>
            <w:webHidden/>
          </w:rPr>
          <w:fldChar w:fldCharType="begin"/>
        </w:r>
        <w:r w:rsidR="00C92CD2">
          <w:rPr>
            <w:noProof/>
            <w:webHidden/>
          </w:rPr>
          <w:instrText xml:space="preserve"> PAGEREF _Toc416777710 \h </w:instrText>
        </w:r>
        <w:r w:rsidR="00C92CD2">
          <w:rPr>
            <w:noProof/>
            <w:webHidden/>
          </w:rPr>
        </w:r>
        <w:r w:rsidR="00C92CD2">
          <w:rPr>
            <w:noProof/>
            <w:webHidden/>
          </w:rPr>
          <w:fldChar w:fldCharType="separate"/>
        </w:r>
        <w:r w:rsidR="004B08A1">
          <w:rPr>
            <w:noProof/>
            <w:webHidden/>
          </w:rPr>
          <w:t>31</w:t>
        </w:r>
        <w:r w:rsidR="00C92CD2">
          <w:rPr>
            <w:noProof/>
            <w:webHidden/>
          </w:rPr>
          <w:fldChar w:fldCharType="end"/>
        </w:r>
      </w:hyperlink>
    </w:p>
    <w:p w14:paraId="39807832" w14:textId="4D89AB1A" w:rsidR="00C92CD2" w:rsidRDefault="0013082E">
      <w:pPr>
        <w:pStyle w:val="TableofFigures"/>
        <w:tabs>
          <w:tab w:val="right" w:leader="dot" w:pos="9350"/>
        </w:tabs>
        <w:rPr>
          <w:rFonts w:eastAsiaTheme="minorEastAsia"/>
          <w:noProof/>
        </w:rPr>
      </w:pPr>
      <w:hyperlink w:anchor="_Toc416777711" w:history="1">
        <w:r w:rsidR="00C92CD2" w:rsidRPr="00607EEB">
          <w:rPr>
            <w:rStyle w:val="Hyperlink"/>
            <w:noProof/>
          </w:rPr>
          <w:t>Figure 20 – Deliver reverberation results sequence</w:t>
        </w:r>
        <w:r w:rsidR="00C92CD2">
          <w:rPr>
            <w:noProof/>
            <w:webHidden/>
          </w:rPr>
          <w:tab/>
        </w:r>
        <w:r w:rsidR="00C92CD2">
          <w:rPr>
            <w:noProof/>
            <w:webHidden/>
          </w:rPr>
          <w:fldChar w:fldCharType="begin"/>
        </w:r>
        <w:r w:rsidR="00C92CD2">
          <w:rPr>
            <w:noProof/>
            <w:webHidden/>
          </w:rPr>
          <w:instrText xml:space="preserve"> PAGEREF _Toc416777711 \h </w:instrText>
        </w:r>
        <w:r w:rsidR="00C92CD2">
          <w:rPr>
            <w:noProof/>
            <w:webHidden/>
          </w:rPr>
        </w:r>
        <w:r w:rsidR="00C92CD2">
          <w:rPr>
            <w:noProof/>
            <w:webHidden/>
          </w:rPr>
          <w:fldChar w:fldCharType="separate"/>
        </w:r>
        <w:r w:rsidR="004B08A1">
          <w:rPr>
            <w:noProof/>
            <w:webHidden/>
          </w:rPr>
          <w:t>32</w:t>
        </w:r>
        <w:r w:rsidR="00C92CD2">
          <w:rPr>
            <w:noProof/>
            <w:webHidden/>
          </w:rPr>
          <w:fldChar w:fldCharType="end"/>
        </w:r>
      </w:hyperlink>
    </w:p>
    <w:p w14:paraId="108FE2AB" w14:textId="04D21439" w:rsidR="00C92CD2" w:rsidRDefault="0013082E">
      <w:pPr>
        <w:pStyle w:val="TableofFigures"/>
        <w:tabs>
          <w:tab w:val="right" w:leader="dot" w:pos="9350"/>
        </w:tabs>
        <w:rPr>
          <w:rFonts w:eastAsiaTheme="minorEastAsia"/>
          <w:noProof/>
        </w:rPr>
      </w:pPr>
      <w:hyperlink w:anchor="_Toc416777712" w:history="1">
        <w:r w:rsidR="00C92CD2" w:rsidRPr="00607EEB">
          <w:rPr>
            <w:rStyle w:val="Hyperlink"/>
            <w:noProof/>
          </w:rPr>
          <w:t>Figure 21 – Multiple read/single write lock example</w:t>
        </w:r>
        <w:r w:rsidR="00C92CD2">
          <w:rPr>
            <w:noProof/>
            <w:webHidden/>
          </w:rPr>
          <w:tab/>
        </w:r>
        <w:r w:rsidR="00C92CD2">
          <w:rPr>
            <w:noProof/>
            <w:webHidden/>
          </w:rPr>
          <w:fldChar w:fldCharType="begin"/>
        </w:r>
        <w:r w:rsidR="00C92CD2">
          <w:rPr>
            <w:noProof/>
            <w:webHidden/>
          </w:rPr>
          <w:instrText xml:space="preserve"> PAGEREF _Toc416777712 \h </w:instrText>
        </w:r>
        <w:r w:rsidR="00C92CD2">
          <w:rPr>
            <w:noProof/>
            <w:webHidden/>
          </w:rPr>
        </w:r>
        <w:r w:rsidR="00C92CD2">
          <w:rPr>
            <w:noProof/>
            <w:webHidden/>
          </w:rPr>
          <w:fldChar w:fldCharType="separate"/>
        </w:r>
        <w:r w:rsidR="004B08A1">
          <w:rPr>
            <w:noProof/>
            <w:webHidden/>
          </w:rPr>
          <w:t>38</w:t>
        </w:r>
        <w:r w:rsidR="00C92CD2">
          <w:rPr>
            <w:noProof/>
            <w:webHidden/>
          </w:rPr>
          <w:fldChar w:fldCharType="end"/>
        </w:r>
      </w:hyperlink>
    </w:p>
    <w:p w14:paraId="7AF77F0D" w14:textId="6695782B" w:rsidR="00C92CD2" w:rsidRDefault="0013082E">
      <w:pPr>
        <w:pStyle w:val="TableofFigures"/>
        <w:tabs>
          <w:tab w:val="right" w:leader="dot" w:pos="9350"/>
        </w:tabs>
        <w:rPr>
          <w:rFonts w:eastAsiaTheme="minorEastAsia"/>
          <w:noProof/>
        </w:rPr>
      </w:pPr>
      <w:hyperlink w:anchor="_Toc416777713" w:history="1">
        <w:r w:rsidR="00C92CD2" w:rsidRPr="00607EEB">
          <w:rPr>
            <w:rStyle w:val="Hyperlink"/>
            <w:noProof/>
          </w:rPr>
          <w:t>Figure 22 – Quadtree concept of operations</w:t>
        </w:r>
        <w:r w:rsidR="00C92CD2">
          <w:rPr>
            <w:noProof/>
            <w:webHidden/>
          </w:rPr>
          <w:tab/>
        </w:r>
        <w:r w:rsidR="00C92CD2">
          <w:rPr>
            <w:noProof/>
            <w:webHidden/>
          </w:rPr>
          <w:fldChar w:fldCharType="begin"/>
        </w:r>
        <w:r w:rsidR="00C92CD2">
          <w:rPr>
            <w:noProof/>
            <w:webHidden/>
          </w:rPr>
          <w:instrText xml:space="preserve"> PAGEREF _Toc416777713 \h </w:instrText>
        </w:r>
        <w:r w:rsidR="00C92CD2">
          <w:rPr>
            <w:noProof/>
            <w:webHidden/>
          </w:rPr>
        </w:r>
        <w:r w:rsidR="00C92CD2">
          <w:rPr>
            <w:noProof/>
            <w:webHidden/>
          </w:rPr>
          <w:fldChar w:fldCharType="separate"/>
        </w:r>
        <w:r w:rsidR="004B08A1">
          <w:rPr>
            <w:noProof/>
            <w:webHidden/>
          </w:rPr>
          <w:t>39</w:t>
        </w:r>
        <w:r w:rsidR="00C92CD2">
          <w:rPr>
            <w:noProof/>
            <w:webHidden/>
          </w:rPr>
          <w:fldChar w:fldCharType="end"/>
        </w:r>
      </w:hyperlink>
    </w:p>
    <w:p w14:paraId="03D21A20" w14:textId="77777777" w:rsidR="002C721D" w:rsidRDefault="002C721D" w:rsidP="00B8405C">
      <w:r>
        <w:fldChar w:fldCharType="end"/>
      </w:r>
    </w:p>
    <w:p w14:paraId="2E40EF9B" w14:textId="77777777" w:rsidR="00A87217" w:rsidRDefault="00A87217" w:rsidP="00B8405C">
      <w:r>
        <w:br w:type="page"/>
      </w:r>
    </w:p>
    <w:sdt>
      <w:sdtPr>
        <w:id w:val="-1842229903"/>
        <w:docPartObj>
          <w:docPartGallery w:val="Bibliographies"/>
          <w:docPartUnique/>
        </w:docPartObj>
      </w:sdtPr>
      <w:sdtEndPr>
        <w:rPr>
          <w:b/>
          <w:bCs/>
        </w:rPr>
      </w:sdtEndPr>
      <w:sdtContent>
        <w:p w14:paraId="0C34C6B5" w14:textId="77777777" w:rsidR="00C92CD2" w:rsidRDefault="00A87217">
          <w:pPr>
            <w:rPr>
              <w:noProof/>
            </w:rPr>
          </w:pPr>
          <w:r w:rsidRPr="00763321">
            <w:rPr>
              <w:rStyle w:val="SubtitleChar"/>
            </w:rPr>
            <w:t>References</w:t>
          </w:r>
          <w:r w:rsidR="00763321">
            <w:rPr>
              <w:rStyle w:val="SubtitleChar"/>
            </w:rPr>
            <w:t xml:space="preserve"> </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92CD2" w14:paraId="2009C78C" w14:textId="77777777">
            <w:trPr>
              <w:tblCellSpacing w:w="15" w:type="dxa"/>
            </w:trPr>
            <w:tc>
              <w:tcPr>
                <w:tcW w:w="50" w:type="pct"/>
                <w:hideMark/>
              </w:tcPr>
              <w:p w14:paraId="5FB7C679" w14:textId="77777777" w:rsidR="00C92CD2" w:rsidRDefault="00C92CD2">
                <w:pPr>
                  <w:pStyle w:val="Bibliography"/>
                  <w:rPr>
                    <w:rFonts w:eastAsiaTheme="minorEastAsia"/>
                    <w:noProof/>
                  </w:rPr>
                </w:pPr>
                <w:r>
                  <w:rPr>
                    <w:noProof/>
                  </w:rPr>
                  <w:t xml:space="preserve">[1] </w:t>
                </w:r>
              </w:p>
            </w:tc>
            <w:tc>
              <w:tcPr>
                <w:tcW w:w="0" w:type="auto"/>
                <w:hideMark/>
              </w:tcPr>
              <w:p w14:paraId="2845FD0E" w14:textId="77777777" w:rsidR="00C92CD2" w:rsidRDefault="00C92CD2">
                <w:pPr>
                  <w:pStyle w:val="Bibliography"/>
                  <w:rPr>
                    <w:rFonts w:eastAsiaTheme="minorEastAsia"/>
                    <w:noProof/>
                  </w:rPr>
                </w:pPr>
                <w:r>
                  <w:rPr>
                    <w:noProof/>
                  </w:rPr>
                  <w:t>S. Reilly, D. Thibaudeau and T. Burns, "Fast computation of reverberation using Gaussian beam reflections," October 20, 2014.</w:t>
                </w:r>
              </w:p>
            </w:tc>
          </w:tr>
          <w:tr w:rsidR="00C92CD2" w14:paraId="09717815" w14:textId="77777777">
            <w:trPr>
              <w:tblCellSpacing w:w="15" w:type="dxa"/>
            </w:trPr>
            <w:tc>
              <w:tcPr>
                <w:tcW w:w="50" w:type="pct"/>
                <w:hideMark/>
              </w:tcPr>
              <w:p w14:paraId="323907F3" w14:textId="77777777" w:rsidR="00C92CD2" w:rsidRDefault="00C92CD2">
                <w:pPr>
                  <w:pStyle w:val="Bibliography"/>
                  <w:rPr>
                    <w:rFonts w:eastAsiaTheme="minorEastAsia"/>
                    <w:noProof/>
                  </w:rPr>
                </w:pPr>
                <w:r>
                  <w:rPr>
                    <w:noProof/>
                  </w:rPr>
                  <w:t xml:space="preserve">[2] </w:t>
                </w:r>
              </w:p>
            </w:tc>
            <w:tc>
              <w:tcPr>
                <w:tcW w:w="0" w:type="auto"/>
                <w:hideMark/>
              </w:tcPr>
              <w:p w14:paraId="50F2B0B2" w14:textId="77777777" w:rsidR="00C92CD2" w:rsidRDefault="00C92CD2">
                <w:pPr>
                  <w:pStyle w:val="Bibliography"/>
                  <w:rPr>
                    <w:rFonts w:eastAsiaTheme="minorEastAsia"/>
                    <w:noProof/>
                  </w:rPr>
                </w:pPr>
                <w:r>
                  <w:rPr>
                    <w:noProof/>
                  </w:rPr>
                  <w:t>Department of the Navy, Program Executive Officer for Air ASW, Assault and Special Mission Programs (PMA-264), "User's Guide for the Environmental Acoustics Server Software Package, Version 2a," 14 February 2003.</w:t>
                </w:r>
              </w:p>
            </w:tc>
          </w:tr>
          <w:tr w:rsidR="00C92CD2" w14:paraId="278EE861" w14:textId="77777777">
            <w:trPr>
              <w:tblCellSpacing w:w="15" w:type="dxa"/>
            </w:trPr>
            <w:tc>
              <w:tcPr>
                <w:tcW w:w="50" w:type="pct"/>
                <w:hideMark/>
              </w:tcPr>
              <w:p w14:paraId="611861D1" w14:textId="77777777" w:rsidR="00C92CD2" w:rsidRDefault="00C92CD2">
                <w:pPr>
                  <w:pStyle w:val="Bibliography"/>
                  <w:rPr>
                    <w:rFonts w:eastAsiaTheme="minorEastAsia"/>
                    <w:noProof/>
                  </w:rPr>
                </w:pPr>
                <w:r>
                  <w:rPr>
                    <w:noProof/>
                  </w:rPr>
                  <w:t xml:space="preserve">[3] </w:t>
                </w:r>
              </w:p>
            </w:tc>
            <w:tc>
              <w:tcPr>
                <w:tcW w:w="0" w:type="auto"/>
                <w:hideMark/>
              </w:tcPr>
              <w:p w14:paraId="7F6D84DC" w14:textId="77777777" w:rsidR="00C92CD2" w:rsidRDefault="00C92CD2">
                <w:pPr>
                  <w:pStyle w:val="Bibliography"/>
                  <w:rPr>
                    <w:rFonts w:eastAsiaTheme="minorEastAsia"/>
                    <w:noProof/>
                  </w:rPr>
                </w:pPr>
                <w:r>
                  <w:rPr>
                    <w:noProof/>
                  </w:rPr>
                  <w:t>Wikipedia, the free encyclopedia, "Readers-writer lock," [Online]. Available: http://en.wikipedia.org/wiki/Readers-writer_lock. [Accessed 24 3 2015].</w:t>
                </w:r>
              </w:p>
            </w:tc>
          </w:tr>
          <w:tr w:rsidR="00C92CD2" w14:paraId="2C2F97FB" w14:textId="77777777">
            <w:trPr>
              <w:tblCellSpacing w:w="15" w:type="dxa"/>
            </w:trPr>
            <w:tc>
              <w:tcPr>
                <w:tcW w:w="50" w:type="pct"/>
                <w:hideMark/>
              </w:tcPr>
              <w:p w14:paraId="30759FD7" w14:textId="77777777" w:rsidR="00C92CD2" w:rsidRDefault="00C92CD2">
                <w:pPr>
                  <w:pStyle w:val="Bibliography"/>
                  <w:rPr>
                    <w:rFonts w:eastAsiaTheme="minorEastAsia"/>
                    <w:noProof/>
                  </w:rPr>
                </w:pPr>
                <w:r>
                  <w:rPr>
                    <w:noProof/>
                  </w:rPr>
                  <w:t xml:space="preserve">[4] </w:t>
                </w:r>
              </w:p>
            </w:tc>
            <w:tc>
              <w:tcPr>
                <w:tcW w:w="0" w:type="auto"/>
                <w:hideMark/>
              </w:tcPr>
              <w:p w14:paraId="2B81C357" w14:textId="77777777" w:rsidR="00C92CD2" w:rsidRDefault="00C92CD2">
                <w:pPr>
                  <w:pStyle w:val="Bibliography"/>
                  <w:rPr>
                    <w:rFonts w:eastAsiaTheme="minorEastAsia"/>
                    <w:noProof/>
                  </w:rPr>
                </w:pPr>
                <w:r>
                  <w:rPr>
                    <w:noProof/>
                  </w:rPr>
                  <w:t>Wikipedia, the free encyclopedia, "Quadtree," [Online]. Available: http://en.wikipedia.org/wiki/Quadtree. [Accessed 24 3 2015].</w:t>
                </w:r>
              </w:p>
            </w:tc>
          </w:tr>
        </w:tbl>
        <w:p w14:paraId="38E63494" w14:textId="77777777" w:rsidR="00C92CD2" w:rsidRDefault="00C92CD2">
          <w:pPr>
            <w:rPr>
              <w:rFonts w:eastAsia="Times New Roman"/>
              <w:noProof/>
            </w:rPr>
          </w:pPr>
        </w:p>
        <w:p w14:paraId="727BD4AD" w14:textId="77777777" w:rsidR="00A87217" w:rsidRDefault="00A87217">
          <w:r>
            <w:rPr>
              <w:b/>
              <w:bCs/>
            </w:rPr>
            <w:fldChar w:fldCharType="end"/>
          </w:r>
        </w:p>
      </w:sdtContent>
    </w:sdt>
    <w:p w14:paraId="139AD28F" w14:textId="77777777" w:rsidR="00A87217" w:rsidRPr="00B8405C" w:rsidRDefault="00A87217" w:rsidP="00B8405C"/>
    <w:p w14:paraId="358C6608" w14:textId="77777777" w:rsidR="00B8405C" w:rsidRDefault="00B8405C" w:rsidP="00A87217"/>
    <w:p w14:paraId="66330F94" w14:textId="77777777" w:rsidR="00A87217" w:rsidRPr="00A87217" w:rsidRDefault="00A87217" w:rsidP="00A87217">
      <w:pPr>
        <w:sectPr w:rsidR="00A87217" w:rsidRPr="00A87217" w:rsidSect="001B56F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fmt="lowerRoman"/>
          <w:cols w:space="720"/>
          <w:titlePg/>
          <w:docGrid w:linePitch="360"/>
        </w:sectPr>
      </w:pPr>
    </w:p>
    <w:p w14:paraId="4FE99654" w14:textId="77777777" w:rsidR="00CA1475" w:rsidRDefault="00CD5488" w:rsidP="000D781C">
      <w:pPr>
        <w:pStyle w:val="Heading1"/>
      </w:pPr>
      <w:bookmarkStart w:id="2" w:name="_Toc416777675"/>
      <w:r>
        <w:lastRenderedPageBreak/>
        <w:t>Introduction</w:t>
      </w:r>
      <w:bookmarkEnd w:id="2"/>
    </w:p>
    <w:p w14:paraId="4F38EE21" w14:textId="77777777" w:rsidR="00193A1B" w:rsidRDefault="00193A1B" w:rsidP="00193A1B">
      <w:r>
        <w:t>Th</w:t>
      </w:r>
      <w:r w:rsidR="00CA1475">
        <w:t>is</w:t>
      </w:r>
      <w:r>
        <w:t xml:space="preserve"> project creates a C++ implementation of the </w:t>
      </w:r>
      <w:proofErr w:type="spellStart"/>
      <w:r w:rsidRPr="000F3652">
        <w:t>Eigenverb</w:t>
      </w:r>
      <w:proofErr w:type="spellEnd"/>
      <w:r>
        <w:t xml:space="preserve"> model</w:t>
      </w:r>
      <w:r w:rsidR="001B56FA">
        <w:t xml:space="preserve"> </w:t>
      </w:r>
      <w:sdt>
        <w:sdtPr>
          <w:id w:val="571390197"/>
          <w:citation/>
        </w:sdtPr>
        <w:sdtEndPr/>
        <w:sdtContent>
          <w:r w:rsidR="001B56FA">
            <w:fldChar w:fldCharType="begin"/>
          </w:r>
          <w:r w:rsidR="002750B3">
            <w:instrText xml:space="preserve">CITATION Rei15 \l 1033 </w:instrText>
          </w:r>
          <w:r w:rsidR="001B56FA">
            <w:fldChar w:fldCharType="separate"/>
          </w:r>
          <w:r w:rsidR="00C92CD2" w:rsidRPr="00C92CD2">
            <w:rPr>
              <w:noProof/>
            </w:rPr>
            <w:t>[1]</w:t>
          </w:r>
          <w:r w:rsidR="001B56FA">
            <w:fldChar w:fldCharType="end"/>
          </w:r>
        </w:sdtContent>
      </w:sdt>
      <w:r>
        <w:t>, the</w:t>
      </w:r>
      <w:r w:rsidR="00B8405C">
        <w:t xml:space="preserve"> </w:t>
      </w:r>
      <w:proofErr w:type="spellStart"/>
      <w:r w:rsidR="00B8405C">
        <w:t>multi</w:t>
      </w:r>
      <w:r>
        <w:t>static</w:t>
      </w:r>
      <w:proofErr w:type="spellEnd"/>
      <w:r>
        <w:t xml:space="preserve"> reverberation component o</w:t>
      </w:r>
      <w:r w:rsidR="00B37DC7">
        <w:t xml:space="preserve">f WaveQ3D.  This implementation is </w:t>
      </w:r>
      <w:r>
        <w:t>used to provide reverberation predictions to sonar training systems.</w:t>
      </w:r>
      <w:r w:rsidR="00967CE2">
        <w:t xml:space="preserve">  This design makes the following assumptions</w:t>
      </w:r>
      <w:r w:rsidR="002757D2">
        <w:t>:</w:t>
      </w:r>
    </w:p>
    <w:p w14:paraId="56144B1E" w14:textId="77777777" w:rsidR="00CA1475" w:rsidRDefault="00CA1475" w:rsidP="00CA1475">
      <w:pPr>
        <w:pStyle w:val="ListParagraph"/>
        <w:numPr>
          <w:ilvl w:val="0"/>
          <w:numId w:val="3"/>
        </w:numPr>
      </w:pPr>
      <w:r>
        <w:t>The training scenario supports free-play by the students</w:t>
      </w:r>
      <w:r w:rsidR="0064596E">
        <w:t xml:space="preserve">, </w:t>
      </w:r>
      <w:r>
        <w:t>and the reverberation model react</w:t>
      </w:r>
      <w:r w:rsidR="00912C52">
        <w:t>s</w:t>
      </w:r>
      <w:r>
        <w:t xml:space="preserve"> to scenario changes in real-time.</w:t>
      </w:r>
    </w:p>
    <w:p w14:paraId="6392A3A6" w14:textId="77777777" w:rsidR="000D781C" w:rsidRDefault="000D781C" w:rsidP="00193A1B">
      <w:pPr>
        <w:pStyle w:val="ListParagraph"/>
        <w:numPr>
          <w:ilvl w:val="0"/>
          <w:numId w:val="3"/>
        </w:numPr>
      </w:pPr>
      <w:r>
        <w:t xml:space="preserve">The sonar training system uses the results of the model to </w:t>
      </w:r>
      <w:r w:rsidR="006C18CE">
        <w:t>create</w:t>
      </w:r>
      <w:r>
        <w:t xml:space="preserve"> time series data that, </w:t>
      </w:r>
      <w:r w:rsidR="00CA1475">
        <w:t>after being</w:t>
      </w:r>
      <w:r>
        <w:t xml:space="preserve"> combined with other scenario elements</w:t>
      </w:r>
      <w:r w:rsidR="00CA1475">
        <w:t>,</w:t>
      </w:r>
      <w:r>
        <w:t xml:space="preserve"> is injected into a </w:t>
      </w:r>
      <w:r w:rsidR="00154B1F">
        <w:t xml:space="preserve">real-time </w:t>
      </w:r>
      <w:r>
        <w:t>sonar processing system.</w:t>
      </w:r>
    </w:p>
    <w:p w14:paraId="0B9D0AC6" w14:textId="77777777" w:rsidR="00193A1B" w:rsidRDefault="000D781C" w:rsidP="00193A1B">
      <w:pPr>
        <w:pStyle w:val="ListParagraph"/>
        <w:numPr>
          <w:ilvl w:val="0"/>
          <w:numId w:val="3"/>
        </w:numPr>
      </w:pPr>
      <w:r>
        <w:t>The reverberation model support</w:t>
      </w:r>
      <w:r w:rsidR="0064596E">
        <w:t>s</w:t>
      </w:r>
      <w:r>
        <w:t xml:space="preserve"> monostatic</w:t>
      </w:r>
      <w:r w:rsidR="00B8405C">
        <w:t xml:space="preserve"> </w:t>
      </w:r>
      <w:r>
        <w:t xml:space="preserve">and </w:t>
      </w:r>
      <w:proofErr w:type="spellStart"/>
      <w:r>
        <w:t>multistatic</w:t>
      </w:r>
      <w:proofErr w:type="spellEnd"/>
      <w:r>
        <w:t xml:space="preserve"> sonar systems.</w:t>
      </w:r>
    </w:p>
    <w:p w14:paraId="22B2FDE3" w14:textId="77777777" w:rsidR="00193A1B" w:rsidRDefault="00193A1B" w:rsidP="00193A1B">
      <w:pPr>
        <w:pStyle w:val="ListParagraph"/>
        <w:numPr>
          <w:ilvl w:val="0"/>
          <w:numId w:val="3"/>
        </w:numPr>
      </w:pPr>
      <w:r>
        <w:t xml:space="preserve">Sensors </w:t>
      </w:r>
      <w:r w:rsidR="00F156B2">
        <w:t xml:space="preserve">instances </w:t>
      </w:r>
      <w:r>
        <w:t>can be added or removed at any time in the scenario.</w:t>
      </w:r>
    </w:p>
    <w:p w14:paraId="47C2AA88" w14:textId="77777777" w:rsidR="00193A1B" w:rsidRDefault="00193A1B" w:rsidP="00193A1B">
      <w:pPr>
        <w:pStyle w:val="ListParagraph"/>
        <w:numPr>
          <w:ilvl w:val="0"/>
          <w:numId w:val="3"/>
        </w:numPr>
      </w:pPr>
      <w:r>
        <w:t xml:space="preserve">Sensors locations and configuration can be individually updated at any time in the scenario.  The reverberation </w:t>
      </w:r>
      <w:r w:rsidR="00154B1F">
        <w:t xml:space="preserve">model </w:t>
      </w:r>
      <w:r>
        <w:t xml:space="preserve">changes dynamically </w:t>
      </w:r>
      <w:r w:rsidR="006C18CE">
        <w:t>in reaction to</w:t>
      </w:r>
      <w:r>
        <w:t xml:space="preserve"> the</w:t>
      </w:r>
      <w:r w:rsidR="006C18CE">
        <w:t>se</w:t>
      </w:r>
      <w:r>
        <w:t xml:space="preserve"> </w:t>
      </w:r>
      <w:r w:rsidR="00154B1F">
        <w:t>updates</w:t>
      </w:r>
      <w:r>
        <w:t>.</w:t>
      </w:r>
    </w:p>
    <w:p w14:paraId="1214FEAC" w14:textId="77777777" w:rsidR="0009676D" w:rsidRDefault="0009676D" w:rsidP="00193A1B">
      <w:pPr>
        <w:pStyle w:val="ListParagraph"/>
        <w:numPr>
          <w:ilvl w:val="0"/>
          <w:numId w:val="3"/>
        </w:numPr>
      </w:pPr>
      <w:r>
        <w:t xml:space="preserve">This implementation </w:t>
      </w:r>
      <w:r w:rsidR="00F0200F">
        <w:t xml:space="preserve">uses the WaveQ3D model to compute </w:t>
      </w:r>
      <w:r>
        <w:t xml:space="preserve">acoustic propagation </w:t>
      </w:r>
      <w:r w:rsidR="00F0200F">
        <w:t xml:space="preserve">effects </w:t>
      </w:r>
      <w:r>
        <w:t xml:space="preserve">in a fully 3-D environment where ocean characteristics vary as a function of latitude, longitude, </w:t>
      </w:r>
      <w:r w:rsidR="00F0200F">
        <w:t xml:space="preserve">depth, and frequency (where appropriate).  </w:t>
      </w:r>
    </w:p>
    <w:p w14:paraId="4A7AC91A" w14:textId="77777777" w:rsidR="000D781C" w:rsidRDefault="000D781C" w:rsidP="00193A1B">
      <w:pPr>
        <w:pStyle w:val="ListParagraph"/>
        <w:numPr>
          <w:ilvl w:val="0"/>
          <w:numId w:val="3"/>
        </w:numPr>
      </w:pPr>
      <w:r>
        <w:t>D</w:t>
      </w:r>
      <w:r w:rsidR="00193A1B">
        <w:t xml:space="preserve">iffuse backscatter is returned as a slowly varying </w:t>
      </w:r>
      <w:r w:rsidR="00154B1F">
        <w:t xml:space="preserve">reverberation </w:t>
      </w:r>
      <w:r w:rsidR="00193A1B">
        <w:t>envelop</w:t>
      </w:r>
      <w:r w:rsidR="00154B1F">
        <w:t xml:space="preserve">e, as a function of travel time, </w:t>
      </w:r>
      <w:r w:rsidR="00402787">
        <w:t xml:space="preserve">frequency, and receiver beam number, </w:t>
      </w:r>
      <w:r w:rsidR="00193A1B">
        <w:t xml:space="preserve">for a fixed set of azimuthal directions around each receiver.  </w:t>
      </w:r>
      <w:r w:rsidR="00154B1F">
        <w:t>The sonar training system adds the stochastic elements needed to convert these envelopes into reverberation time series.</w:t>
      </w:r>
    </w:p>
    <w:p w14:paraId="6381C242" w14:textId="77777777" w:rsidR="00F2764E" w:rsidRDefault="00F2764E" w:rsidP="00F2764E">
      <w:pPr>
        <w:pStyle w:val="ListParagraph"/>
        <w:numPr>
          <w:ilvl w:val="0"/>
          <w:numId w:val="3"/>
        </w:numPr>
      </w:pPr>
      <w:r w:rsidRPr="00F2764E">
        <w:t>Direct blast paths, sometimes referred to as fathometer returns or discreet reverberation,</w:t>
      </w:r>
      <w:r>
        <w:t xml:space="preserve"> </w:t>
      </w:r>
      <w:r w:rsidRPr="00F2764E">
        <w:t xml:space="preserve">are modeled as eigenrays </w:t>
      </w:r>
      <w:r>
        <w:t>that define propagation paths from each source to each receiver.</w:t>
      </w:r>
    </w:p>
    <w:p w14:paraId="040659B0" w14:textId="77777777" w:rsidR="00F0200F" w:rsidRPr="00755C8F" w:rsidRDefault="00F0200F" w:rsidP="00F0200F">
      <w:pPr>
        <w:pStyle w:val="ListParagraph"/>
        <w:numPr>
          <w:ilvl w:val="0"/>
          <w:numId w:val="3"/>
        </w:numPr>
      </w:pPr>
      <w:r>
        <w:t>This implementation does not include the calculation of discreet clutter echoes from the environment.</w:t>
      </w:r>
    </w:p>
    <w:p w14:paraId="02AB6425" w14:textId="77777777" w:rsidR="00193A1B" w:rsidRDefault="00F0200F" w:rsidP="00F0200F">
      <w:pPr>
        <w:pStyle w:val="ListParagraph"/>
        <w:numPr>
          <w:ilvl w:val="0"/>
          <w:numId w:val="3"/>
        </w:numPr>
        <w:rPr>
          <w:ins w:id="3" w:author="Sean Reilly" w:date="2015-04-16T13:30:00Z"/>
        </w:rPr>
      </w:pPr>
      <w:r>
        <w:t xml:space="preserve">This implementation </w:t>
      </w:r>
      <w:r w:rsidR="006C18CE">
        <w:t>start</w:t>
      </w:r>
      <w:r>
        <w:t>s reverberation</w:t>
      </w:r>
      <w:r w:rsidR="00F156B2">
        <w:t xml:space="preserve"> calculations</w:t>
      </w:r>
      <w:r w:rsidR="006C18CE">
        <w:t xml:space="preserve"> </w:t>
      </w:r>
      <w:r w:rsidR="00193A1B">
        <w:t xml:space="preserve">prior to the </w:t>
      </w:r>
      <w:r>
        <w:t xml:space="preserve">transmission of source pulses, in order to reduce the delay between reverberation requests and responses.  </w:t>
      </w:r>
      <w:r w:rsidR="00F156B2">
        <w:t xml:space="preserve">When a </w:t>
      </w:r>
      <w:r w:rsidR="00154B1F">
        <w:t xml:space="preserve">reverberation </w:t>
      </w:r>
      <w:r w:rsidR="00F156B2">
        <w:t xml:space="preserve">request is made, </w:t>
      </w:r>
      <w:r w:rsidR="00193A1B">
        <w:t>the model returns the last update that was successfully completed.</w:t>
      </w:r>
    </w:p>
    <w:p w14:paraId="042DA38E" w14:textId="77777777" w:rsidR="009B2238" w:rsidRDefault="009B2238" w:rsidP="009B2238">
      <w:pPr>
        <w:pStyle w:val="ListParagraph"/>
        <w:numPr>
          <w:ilvl w:val="0"/>
          <w:numId w:val="3"/>
        </w:numPr>
      </w:pPr>
      <w:commentRangeStart w:id="4"/>
      <w:ins w:id="5" w:author="Sean Reilly" w:date="2015-04-16T13:30:00Z">
        <w:r>
          <w:t>T</w:t>
        </w:r>
        <w:r w:rsidRPr="009B2238">
          <w:t>he reverberation model is used to model mutual interference between sensors. Every source / receiver pair that has overlapping frequency bands needs to produce both direct blast returns (</w:t>
        </w:r>
        <w:r>
          <w:t xml:space="preserve">called </w:t>
        </w:r>
        <w:r w:rsidRPr="009B2238">
          <w:t>fathometers in th</w:t>
        </w:r>
        <w:r>
          <w:t>is</w:t>
        </w:r>
        <w:r w:rsidRPr="009B2238">
          <w:t xml:space="preserve"> design) and reverberation backscattering envelopes so that the sonar training system can model mutual interference. Sources may include sensors associated with acoustic contacts. These sources will be passed to the reverberation model as active sonar assets.</w:t>
        </w:r>
      </w:ins>
      <w:commentRangeEnd w:id="4"/>
      <w:ins w:id="6" w:author="Sean Reilly" w:date="2015-04-16T13:31:00Z">
        <w:r>
          <w:rPr>
            <w:rStyle w:val="CommentReference"/>
          </w:rPr>
          <w:commentReference w:id="4"/>
        </w:r>
      </w:ins>
    </w:p>
    <w:p w14:paraId="65E83655" w14:textId="77777777" w:rsidR="000D781C" w:rsidRDefault="00193A1B" w:rsidP="00193A1B">
      <w:pPr>
        <w:pStyle w:val="ListParagraph"/>
        <w:numPr>
          <w:ilvl w:val="0"/>
          <w:numId w:val="3"/>
        </w:numPr>
      </w:pPr>
      <w:r>
        <w:t>Th</w:t>
      </w:r>
      <w:r w:rsidR="00F156B2">
        <w:t>is</w:t>
      </w:r>
      <w:r>
        <w:t xml:space="preserve"> implementation use</w:t>
      </w:r>
      <w:r w:rsidR="006C18CE">
        <w:t>s</w:t>
      </w:r>
      <w:r>
        <w:t xml:space="preserve"> </w:t>
      </w:r>
      <w:r w:rsidR="006C18CE">
        <w:t>C++</w:t>
      </w:r>
      <w:r>
        <w:t xml:space="preserve"> threads to </w:t>
      </w:r>
      <w:r w:rsidR="000D781C">
        <w:t>distribute computations across the processors on multicore computers.</w:t>
      </w:r>
      <w:r w:rsidR="006C18CE">
        <w:t xml:space="preserve">  All threads </w:t>
      </w:r>
      <w:r w:rsidR="00F156B2">
        <w:t>in</w:t>
      </w:r>
      <w:r w:rsidR="006C18CE">
        <w:t xml:space="preserve"> a given </w:t>
      </w:r>
      <w:r w:rsidR="00F156B2">
        <w:t>process</w:t>
      </w:r>
      <w:r w:rsidR="006C18CE">
        <w:t xml:space="preserve"> share </w:t>
      </w:r>
      <w:r w:rsidR="00F156B2">
        <w:t>memory.</w:t>
      </w:r>
    </w:p>
    <w:p w14:paraId="1879511C" w14:textId="77777777" w:rsidR="00154B1F" w:rsidRDefault="00154B1F" w:rsidP="00193A1B">
      <w:pPr>
        <w:pStyle w:val="ListParagraph"/>
        <w:numPr>
          <w:ilvl w:val="0"/>
          <w:numId w:val="3"/>
        </w:numPr>
        <w:rPr>
          <w:ins w:id="7" w:author="tedburns" w:date="2015-05-22T12:36:00Z"/>
        </w:rPr>
      </w:pPr>
      <w:r>
        <w:t xml:space="preserve">This implementation allows the sonar training system to control the number of sources, receivers, frequencies, </w:t>
      </w:r>
      <w:r w:rsidR="0009676D">
        <w:t xml:space="preserve">receiver azimuths, </w:t>
      </w:r>
      <w:r>
        <w:t>and acoustic paths appropriate to a specific training application.</w:t>
      </w:r>
      <w:r w:rsidR="0009676D">
        <w:t xml:space="preserve">  No such limits are built into this implementation.</w:t>
      </w:r>
    </w:p>
    <w:p w14:paraId="01295B7E" w14:textId="77777777" w:rsidR="00B459D5" w:rsidRDefault="00B459D5" w:rsidP="00B459D5">
      <w:pPr>
        <w:pStyle w:val="ListParagraph"/>
        <w:numPr>
          <w:ilvl w:val="0"/>
          <w:numId w:val="3"/>
        </w:numPr>
        <w:rPr>
          <w:ins w:id="8" w:author="tedburns" w:date="2015-05-22T12:38:00Z"/>
        </w:rPr>
      </w:pPr>
      <w:commentRangeStart w:id="9"/>
      <w:ins w:id="10" w:author="tedburns" w:date="2015-05-22T12:37:00Z">
        <w:r w:rsidRPr="00B459D5">
          <w:t>Reverberation Doppler spread is not currently used by the CASE system.</w:t>
        </w:r>
        <w:commentRangeEnd w:id="9"/>
        <w:r>
          <w:rPr>
            <w:rStyle w:val="CommentReference"/>
          </w:rPr>
          <w:commentReference w:id="9"/>
        </w:r>
      </w:ins>
    </w:p>
    <w:p w14:paraId="2AA7ACB8" w14:textId="77777777" w:rsidR="00EF1EE7" w:rsidRDefault="00EF1EE7" w:rsidP="00EF1EE7">
      <w:pPr>
        <w:pStyle w:val="ListParagraph"/>
        <w:numPr>
          <w:ilvl w:val="0"/>
          <w:numId w:val="3"/>
        </w:numPr>
        <w:rPr>
          <w:ins w:id="11" w:author="tedburns" w:date="2015-05-22T12:39:00Z"/>
        </w:rPr>
      </w:pPr>
      <w:commentRangeStart w:id="12"/>
      <w:ins w:id="13" w:author="tedburns" w:date="2015-05-22T12:38:00Z">
        <w:r w:rsidRPr="00EF1EE7">
          <w:lastRenderedPageBreak/>
          <w:t>Reverberation source angle is not currently used by the CASE system.</w:t>
        </w:r>
        <w:commentRangeEnd w:id="12"/>
        <w:r>
          <w:rPr>
            <w:rStyle w:val="CommentReference"/>
          </w:rPr>
          <w:commentReference w:id="12"/>
        </w:r>
      </w:ins>
    </w:p>
    <w:p w14:paraId="7D99CE4E" w14:textId="77777777" w:rsidR="00EF1EE7" w:rsidRDefault="00EF1EE7" w:rsidP="00EF1EE7">
      <w:pPr>
        <w:pStyle w:val="ListParagraph"/>
        <w:numPr>
          <w:ilvl w:val="0"/>
          <w:numId w:val="3"/>
        </w:numPr>
      </w:pPr>
      <w:commentRangeStart w:id="14"/>
      <w:ins w:id="15" w:author="tedburns" w:date="2015-05-22T12:39:00Z">
        <w:r w:rsidRPr="00EF1EE7">
          <w:t xml:space="preserve">The </w:t>
        </w:r>
        <w:proofErr w:type="spellStart"/>
        <w:r w:rsidRPr="00EF1EE7">
          <w:t>ChangesOnlyFlag</w:t>
        </w:r>
        <w:proofErr w:type="spellEnd"/>
        <w:r w:rsidRPr="00EF1EE7">
          <w:t xml:space="preserve"> </w:t>
        </w:r>
      </w:ins>
      <w:ins w:id="16" w:author="tedburns" w:date="2015-05-22T12:40:00Z">
        <w:r>
          <w:t xml:space="preserve">in the EVA User Manual </w:t>
        </w:r>
      </w:ins>
      <w:ins w:id="17" w:author="tedburns" w:date="2015-05-22T12:39:00Z">
        <w:r w:rsidRPr="00EF1EE7">
          <w:t>is not currently being used by the CASE system.  Reverberation results should be provided for each asset in the request.</w:t>
        </w:r>
      </w:ins>
      <w:commentRangeEnd w:id="14"/>
      <w:ins w:id="18" w:author="tedburns" w:date="2015-05-22T12:40:00Z">
        <w:r>
          <w:rPr>
            <w:rStyle w:val="CommentReference"/>
          </w:rPr>
          <w:commentReference w:id="14"/>
        </w:r>
      </w:ins>
    </w:p>
    <w:p w14:paraId="108C8C46" w14:textId="77777777" w:rsidR="00412AB4" w:rsidRDefault="00412AB4" w:rsidP="009A3D9D">
      <w:r>
        <w:t xml:space="preserve">Integration of this model into </w:t>
      </w:r>
      <w:r w:rsidR="009A3D9D">
        <w:t xml:space="preserve">NAVAIR’s </w:t>
      </w:r>
      <w:r w:rsidR="009A3D9D" w:rsidRPr="00F156B2">
        <w:t xml:space="preserve">Common Acoustic </w:t>
      </w:r>
      <w:r>
        <w:t>Simulation Environment (CASE) is included to demonstrate the fidelity and efficiency of this model in a real sonar training application.</w:t>
      </w:r>
    </w:p>
    <w:p w14:paraId="7AEE13F2" w14:textId="77777777" w:rsidR="00412AB4" w:rsidRDefault="00412AB4" w:rsidP="00412AB4">
      <w:pPr>
        <w:pStyle w:val="ListParagraph"/>
        <w:numPr>
          <w:ilvl w:val="0"/>
          <w:numId w:val="3"/>
        </w:numPr>
      </w:pPr>
      <w:r>
        <w:t xml:space="preserve">This implementation includes a translation unit that allows the reverberation model to interface with NAVAIR’s </w:t>
      </w:r>
      <w:r w:rsidRPr="00F156B2">
        <w:t xml:space="preserve">Common Acoustic </w:t>
      </w:r>
      <w:r>
        <w:t>Simulation Environment (CASE).  It extracts environmental data from CASE’s ocean databases, gets source and receiver performance data from CASE’s sensor databases, and responds to requests from the Environmental Acoustics Reverberation (</w:t>
      </w:r>
      <w:r w:rsidRPr="000F3652">
        <w:t>EVAR</w:t>
      </w:r>
      <w:r>
        <w:t>) module.</w:t>
      </w:r>
    </w:p>
    <w:p w14:paraId="1A8025CD" w14:textId="77777777" w:rsidR="00F54C0C" w:rsidRDefault="00412AB4" w:rsidP="00F54C0C">
      <w:pPr>
        <w:pStyle w:val="ListParagraph"/>
        <w:numPr>
          <w:ilvl w:val="0"/>
          <w:numId w:val="3"/>
        </w:numPr>
      </w:pPr>
      <w:r>
        <w:t xml:space="preserve">The interfaces to CASE’s environmental databases re-uses work done during the integration of WaveQ3D into CASE’s Environmental Acoustics </w:t>
      </w:r>
      <w:proofErr w:type="spellStart"/>
      <w:r>
        <w:t>Proploss</w:t>
      </w:r>
      <w:proofErr w:type="spellEnd"/>
      <w:r>
        <w:t xml:space="preserve"> (</w:t>
      </w:r>
      <w:r w:rsidRPr="000F3652">
        <w:t>EVA</w:t>
      </w:r>
      <w:r>
        <w:t xml:space="preserve">P) module.  WaveQ3D’s open source environmental databases will be used for testing until these interfaces become available.  </w:t>
      </w:r>
    </w:p>
    <w:p w14:paraId="4136D8C1" w14:textId="77777777" w:rsidR="0009676D" w:rsidRDefault="0009676D" w:rsidP="00F54C0C">
      <w:pPr>
        <w:pStyle w:val="ListParagraph"/>
        <w:numPr>
          <w:ilvl w:val="0"/>
          <w:numId w:val="3"/>
        </w:numPr>
      </w:pPr>
      <w:r>
        <w:t xml:space="preserve">Our current understanding of the interface between the reverberation model and CASE is based on reference </w:t>
      </w:r>
      <w:sdt>
        <w:sdtPr>
          <w:id w:val="-1727909699"/>
          <w:citation/>
        </w:sdtPr>
        <w:sdtEndPr/>
        <w:sdtContent>
          <w:r>
            <w:fldChar w:fldCharType="begin"/>
          </w:r>
          <w:r>
            <w:instrText xml:space="preserve"> CITATION EVA03 \l 1033 </w:instrText>
          </w:r>
          <w:r>
            <w:fldChar w:fldCharType="separate"/>
          </w:r>
          <w:r w:rsidR="00C92CD2" w:rsidRPr="00C92CD2">
            <w:rPr>
              <w:noProof/>
            </w:rPr>
            <w:t>[2]</w:t>
          </w:r>
          <w:r>
            <w:fldChar w:fldCharType="end"/>
          </w:r>
        </w:sdtContent>
      </w:sdt>
      <w:r>
        <w:t>, which is now out of date.  We fully expect the CASE interface to change when updated documentation is provided by NAVAIR.</w:t>
      </w:r>
    </w:p>
    <w:p w14:paraId="70262F30" w14:textId="77777777" w:rsidR="0009676D" w:rsidRDefault="00CD5488" w:rsidP="00CD5488">
      <w:pPr>
        <w:pStyle w:val="Heading2"/>
      </w:pPr>
      <w:bookmarkStart w:id="19" w:name="_Toc416777676"/>
      <w:r>
        <w:t>Reverberation Sources</w:t>
      </w:r>
      <w:bookmarkEnd w:id="19"/>
    </w:p>
    <w:p w14:paraId="03ED44CB" w14:textId="77777777" w:rsidR="00B8405C" w:rsidRDefault="00B8405C" w:rsidP="00B8405C">
      <w:pPr>
        <w:keepNext/>
        <w:jc w:val="center"/>
      </w:pPr>
      <w:r>
        <w:rPr>
          <w:noProof/>
        </w:rPr>
        <mc:AlternateContent>
          <mc:Choice Requires="wpc">
            <w:drawing>
              <wp:inline distT="0" distB="0" distL="0" distR="0" wp14:anchorId="18CD0532" wp14:editId="0C4D0232">
                <wp:extent cx="4114800" cy="2117035"/>
                <wp:effectExtent l="0" t="0" r="0" b="55245"/>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Rectangle 8"/>
                        <wps:cNvSpPr/>
                        <wps:spPr>
                          <a:xfrm>
                            <a:off x="87589" y="327255"/>
                            <a:ext cx="3941486" cy="1401418"/>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70070" tIns="35035" rIns="70070" bIns="35035" numCol="1" spcCol="0" rtlCol="0" fromWordArt="0" anchor="ctr" anchorCtr="0" forceAA="0" compatLnSpc="1">
                          <a:prstTxWarp prst="textNoShape">
                            <a:avLst/>
                          </a:prstTxWarp>
                          <a:noAutofit/>
                        </wps:bodyPr>
                      </wps:wsp>
                      <wpg:wgp>
                        <wpg:cNvPr id="28" name="Group 28"/>
                        <wpg:cNvGrpSpPr/>
                        <wpg:grpSpPr>
                          <a:xfrm>
                            <a:off x="525532" y="67591"/>
                            <a:ext cx="140472" cy="791934"/>
                            <a:chOff x="685800" y="88203"/>
                            <a:chExt cx="183311" cy="1033445"/>
                          </a:xfrm>
                        </wpg:grpSpPr>
                        <wps:wsp>
                          <wps:cNvPr id="4" name="Rectangle 4"/>
                          <wps:cNvSpPr/>
                          <wps:spPr>
                            <a:xfrm>
                              <a:off x="685800" y="314591"/>
                              <a:ext cx="114300" cy="34290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reeform 5"/>
                          <wps:cNvSpPr/>
                          <wps:spPr>
                            <a:xfrm>
                              <a:off x="741174" y="88203"/>
                              <a:ext cx="127937" cy="231188"/>
                            </a:xfrm>
                            <a:custGeom>
                              <a:avLst/>
                              <a:gdLst>
                                <a:gd name="connsiteX0" fmla="*/ 9356 w 133576"/>
                                <a:gd name="connsiteY0" fmla="*/ 231188 h 231188"/>
                                <a:gd name="connsiteX1" fmla="*/ 12807 w 133576"/>
                                <a:gd name="connsiteY1" fmla="*/ 72462 h 231188"/>
                                <a:gd name="connsiteX2" fmla="*/ 133576 w 133576"/>
                                <a:gd name="connsiteY2" fmla="*/ 0 h 231188"/>
                                <a:gd name="connsiteX0" fmla="*/ 3717 w 127937"/>
                                <a:gd name="connsiteY0" fmla="*/ 231188 h 231188"/>
                                <a:gd name="connsiteX1" fmla="*/ 7168 w 127937"/>
                                <a:gd name="connsiteY1" fmla="*/ 72462 h 231188"/>
                                <a:gd name="connsiteX2" fmla="*/ 127937 w 127937"/>
                                <a:gd name="connsiteY2" fmla="*/ 0 h 231188"/>
                              </a:gdLst>
                              <a:ahLst/>
                              <a:cxnLst>
                                <a:cxn ang="0">
                                  <a:pos x="connsiteX0" y="connsiteY0"/>
                                </a:cxn>
                                <a:cxn ang="0">
                                  <a:pos x="connsiteX1" y="connsiteY1"/>
                                </a:cxn>
                                <a:cxn ang="0">
                                  <a:pos x="connsiteX2" y="connsiteY2"/>
                                </a:cxn>
                              </a:cxnLst>
                              <a:rect l="l" t="t" r="r" b="b"/>
                              <a:pathLst>
                                <a:path w="127937" h="231188">
                                  <a:moveTo>
                                    <a:pt x="3717" y="231188"/>
                                  </a:moveTo>
                                  <a:cubicBezTo>
                                    <a:pt x="-4909" y="171090"/>
                                    <a:pt x="3718" y="124795"/>
                                    <a:pt x="7168" y="72462"/>
                                  </a:cubicBezTo>
                                  <a:cubicBezTo>
                                    <a:pt x="10618" y="20129"/>
                                    <a:pt x="77904" y="16965"/>
                                    <a:pt x="127937"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685800" y="1007348"/>
                              <a:ext cx="114300" cy="114300"/>
                            </a:xfrm>
                            <a:prstGeom prst="ellipse">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a:stCxn id="4" idx="2"/>
                            <a:endCxn id="6" idx="0"/>
                          </wps:cNvCnPr>
                          <wps:spPr>
                            <a:xfrm>
                              <a:off x="742950" y="657491"/>
                              <a:ext cx="0" cy="349857"/>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wgp>
                      <wps:wsp>
                        <wps:cNvPr id="9" name="Rectangle 9"/>
                        <wps:cNvSpPr/>
                        <wps:spPr>
                          <a:xfrm>
                            <a:off x="87589" y="1728673"/>
                            <a:ext cx="3941486" cy="35176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70070" tIns="35035" rIns="70070" bIns="35035" numCol="1" spcCol="0" rtlCol="0" fromWordArt="0" anchor="ctr" anchorCtr="0" forceAA="0" compatLnSpc="1">
                          <a:prstTxWarp prst="textNoShape">
                            <a:avLst/>
                          </a:prstTxWarp>
                          <a:noAutofit/>
                        </wps:bodyPr>
                      </wps:wsp>
                      <wps:wsp>
                        <wps:cNvPr id="10" name="Rectangle 10"/>
                        <wps:cNvSpPr/>
                        <wps:spPr>
                          <a:xfrm>
                            <a:off x="87589" y="1040033"/>
                            <a:ext cx="3941486" cy="169845"/>
                          </a:xfrm>
                          <a:prstGeom prst="rect">
                            <a:avLst/>
                          </a:prstGeom>
                          <a:pattFill prst="solidDmnd">
                            <a:fgClr>
                              <a:schemeClr val="accent2">
                                <a:lumMod val="60000"/>
                                <a:lumOff val="40000"/>
                              </a:schemeClr>
                            </a:fgClr>
                            <a:bgClr>
                              <a:schemeClr val="tx2">
                                <a:lumMod val="20000"/>
                                <a:lumOff val="80000"/>
                              </a:schemeClr>
                            </a:bgClr>
                          </a:pattFill>
                          <a:ln>
                            <a:noFill/>
                          </a:ln>
                          <a:effectLst/>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70070" tIns="35035" rIns="70070" bIns="35035" numCol="1" spcCol="0" rtlCol="0" fromWordArt="0" anchor="ctr" anchorCtr="0" forceAA="0" compatLnSpc="1">
                          <a:prstTxWarp prst="textNoShape">
                            <a:avLst/>
                          </a:prstTxWarp>
                          <a:noAutofit/>
                        </wps:bodyPr>
                      </wps:wsp>
                      <wps:wsp>
                        <wps:cNvPr id="11" name="Straight Connector 11"/>
                        <wps:cNvCnPr/>
                        <wps:spPr>
                          <a:xfrm>
                            <a:off x="2802835" y="327255"/>
                            <a:ext cx="437943"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2" name="Straight Connector 12"/>
                        <wps:cNvCnPr/>
                        <wps:spPr>
                          <a:xfrm>
                            <a:off x="2014538" y="1034701"/>
                            <a:ext cx="437943"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3" name="Straight Connector 13"/>
                        <wps:cNvCnPr/>
                        <wps:spPr>
                          <a:xfrm>
                            <a:off x="1226240" y="1742147"/>
                            <a:ext cx="437943" cy="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14" name="Straight Arrow Connector 14"/>
                        <wps:cNvCnPr/>
                        <wps:spPr>
                          <a:xfrm flipH="1">
                            <a:off x="729905" y="327255"/>
                            <a:ext cx="321158" cy="444680"/>
                          </a:xfrm>
                          <a:prstGeom prst="straightConnector1">
                            <a:avLst/>
                          </a:prstGeom>
                          <a:ln>
                            <a:tailEnd type="arrow"/>
                          </a:ln>
                          <a:effectLst/>
                        </wps:spPr>
                        <wps:style>
                          <a:lnRef idx="2">
                            <a:schemeClr val="accent6"/>
                          </a:lnRef>
                          <a:fillRef idx="0">
                            <a:schemeClr val="accent6"/>
                          </a:fillRef>
                          <a:effectRef idx="1">
                            <a:schemeClr val="accent6"/>
                          </a:effectRef>
                          <a:fontRef idx="minor">
                            <a:schemeClr val="tx1"/>
                          </a:fontRef>
                        </wps:style>
                        <wps:bodyPr/>
                      </wps:wsp>
                      <wps:wsp>
                        <wps:cNvPr id="15" name="Straight Arrow Connector 15"/>
                        <wps:cNvCnPr/>
                        <wps:spPr>
                          <a:xfrm>
                            <a:off x="729905" y="976309"/>
                            <a:ext cx="671513" cy="752364"/>
                          </a:xfrm>
                          <a:prstGeom prst="straightConnector1">
                            <a:avLst/>
                          </a:prstGeom>
                          <a:ln>
                            <a:tailEnd type="arrow"/>
                          </a:ln>
                          <a:effectLst/>
                        </wps:spPr>
                        <wps:style>
                          <a:lnRef idx="2">
                            <a:schemeClr val="accent6"/>
                          </a:lnRef>
                          <a:fillRef idx="0">
                            <a:schemeClr val="accent6"/>
                          </a:fillRef>
                          <a:effectRef idx="1">
                            <a:schemeClr val="accent6"/>
                          </a:effectRef>
                          <a:fontRef idx="minor">
                            <a:schemeClr val="tx1"/>
                          </a:fontRef>
                        </wps:style>
                        <wps:bodyPr/>
                      </wps:wsp>
                      <wps:wsp>
                        <wps:cNvPr id="16" name="Straight Arrow Connector 16"/>
                        <wps:cNvCnPr/>
                        <wps:spPr>
                          <a:xfrm flipH="1" flipV="1">
                            <a:off x="1051063" y="327255"/>
                            <a:ext cx="467139" cy="1401418"/>
                          </a:xfrm>
                          <a:prstGeom prst="straightConnector1">
                            <a:avLst/>
                          </a:prstGeom>
                          <a:ln>
                            <a:tailEnd type="none"/>
                          </a:ln>
                          <a:effectLst/>
                        </wps:spPr>
                        <wps:style>
                          <a:lnRef idx="2">
                            <a:schemeClr val="accent6"/>
                          </a:lnRef>
                          <a:fillRef idx="0">
                            <a:schemeClr val="accent6"/>
                          </a:fillRef>
                          <a:effectRef idx="1">
                            <a:schemeClr val="accent6"/>
                          </a:effectRef>
                          <a:fontRef idx="minor">
                            <a:schemeClr val="tx1"/>
                          </a:fontRef>
                        </wps:style>
                        <wps:bodyPr/>
                      </wps:wsp>
                      <wps:wsp>
                        <wps:cNvPr id="17" name="Freeform 17"/>
                        <wps:cNvSpPr/>
                        <wps:spPr>
                          <a:xfrm>
                            <a:off x="651621" y="339768"/>
                            <a:ext cx="2371629" cy="528673"/>
                          </a:xfrm>
                          <a:custGeom>
                            <a:avLst/>
                            <a:gdLst>
                              <a:gd name="connsiteX0" fmla="*/ 0 w 3094892"/>
                              <a:gd name="connsiteY0" fmla="*/ 643094 h 689900"/>
                              <a:gd name="connsiteX1" fmla="*/ 1678074 w 3094892"/>
                              <a:gd name="connsiteY1" fmla="*/ 622997 h 689900"/>
                              <a:gd name="connsiteX2" fmla="*/ 3094892 w 3094892"/>
                              <a:gd name="connsiteY2" fmla="*/ 0 h 689900"/>
                            </a:gdLst>
                            <a:ahLst/>
                            <a:cxnLst>
                              <a:cxn ang="0">
                                <a:pos x="connsiteX0" y="connsiteY0"/>
                              </a:cxn>
                              <a:cxn ang="0">
                                <a:pos x="connsiteX1" y="connsiteY1"/>
                              </a:cxn>
                              <a:cxn ang="0">
                                <a:pos x="connsiteX2" y="connsiteY2"/>
                              </a:cxn>
                            </a:cxnLst>
                            <a:rect l="l" t="t" r="r" b="b"/>
                            <a:pathLst>
                              <a:path w="3094892" h="689900">
                                <a:moveTo>
                                  <a:pt x="0" y="643094"/>
                                </a:moveTo>
                                <a:cubicBezTo>
                                  <a:pt x="581129" y="686636"/>
                                  <a:pt x="1162259" y="730179"/>
                                  <a:pt x="1678074" y="622997"/>
                                </a:cubicBezTo>
                                <a:cubicBezTo>
                                  <a:pt x="2193889" y="515815"/>
                                  <a:pt x="2644390" y="257907"/>
                                  <a:pt x="3094892" y="0"/>
                                </a:cubicBezTo>
                              </a:path>
                            </a:pathLst>
                          </a:custGeom>
                          <a:noFill/>
                          <a:ln>
                            <a:headEnd type="arrow"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0070" tIns="35035" rIns="70070" bIns="35035" numCol="1" spcCol="0" rtlCol="0" fromWordArt="0" anchor="ctr" anchorCtr="0" forceAA="0" compatLnSpc="1">
                          <a:prstTxWarp prst="textNoShape">
                            <a:avLst/>
                          </a:prstTxWarp>
                          <a:noAutofit/>
                        </wps:bodyPr>
                      </wps:wsp>
                      <wps:wsp>
                        <wps:cNvPr id="18" name="Straight Connector 18"/>
                        <wps:cNvCnPr/>
                        <wps:spPr>
                          <a:xfrm>
                            <a:off x="2715246" y="1209878"/>
                            <a:ext cx="437943"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9" name="Freeform 19"/>
                        <wps:cNvSpPr/>
                        <wps:spPr>
                          <a:xfrm>
                            <a:off x="828723" y="451089"/>
                            <a:ext cx="1409117" cy="550887"/>
                          </a:xfrm>
                          <a:custGeom>
                            <a:avLst/>
                            <a:gdLst>
                              <a:gd name="connsiteX0" fmla="*/ 0 w 1838848"/>
                              <a:gd name="connsiteY0" fmla="*/ 447582 h 718888"/>
                              <a:gd name="connsiteX1" fmla="*/ 1145512 w 1838848"/>
                              <a:gd name="connsiteY1" fmla="*/ 5455 h 718888"/>
                              <a:gd name="connsiteX2" fmla="*/ 1838848 w 1838848"/>
                              <a:gd name="connsiteY2" fmla="*/ 718888 h 718888"/>
                            </a:gdLst>
                            <a:ahLst/>
                            <a:cxnLst>
                              <a:cxn ang="0">
                                <a:pos x="connsiteX0" y="connsiteY0"/>
                              </a:cxn>
                              <a:cxn ang="0">
                                <a:pos x="connsiteX1" y="connsiteY1"/>
                              </a:cxn>
                              <a:cxn ang="0">
                                <a:pos x="connsiteX2" y="connsiteY2"/>
                              </a:cxn>
                            </a:cxnLst>
                            <a:rect l="l" t="t" r="r" b="b"/>
                            <a:pathLst>
                              <a:path w="1838848" h="718888">
                                <a:moveTo>
                                  <a:pt x="0" y="447582"/>
                                </a:moveTo>
                                <a:cubicBezTo>
                                  <a:pt x="419518" y="203909"/>
                                  <a:pt x="839037" y="-39763"/>
                                  <a:pt x="1145512" y="5455"/>
                                </a:cubicBezTo>
                                <a:cubicBezTo>
                                  <a:pt x="1451987" y="50673"/>
                                  <a:pt x="1645417" y="384780"/>
                                  <a:pt x="1838848" y="718888"/>
                                </a:cubicBezTo>
                              </a:path>
                            </a:pathLst>
                          </a:custGeom>
                          <a:noFill/>
                          <a:ln>
                            <a:solidFill>
                              <a:schemeClr val="accent2"/>
                            </a:solidFill>
                            <a:headEnd type="arrow"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0070" tIns="35035" rIns="70070" bIns="35035" numCol="1" spcCol="0" rtlCol="0" fromWordArt="0" anchor="ctr" anchorCtr="0" forceAA="0" compatLnSpc="1">
                          <a:prstTxWarp prst="textNoShape">
                            <a:avLst/>
                          </a:prstTxWarp>
                          <a:noAutofit/>
                        </wps:bodyPr>
                      </wps:wsp>
                      <wps:wsp>
                        <wps:cNvPr id="21" name="Freeform 21"/>
                        <wps:cNvSpPr/>
                        <wps:spPr>
                          <a:xfrm>
                            <a:off x="890324" y="963476"/>
                            <a:ext cx="2079026" cy="573537"/>
                          </a:xfrm>
                          <a:custGeom>
                            <a:avLst/>
                            <a:gdLst>
                              <a:gd name="connsiteX0" fmla="*/ 2713055 w 2713055"/>
                              <a:gd name="connsiteY0" fmla="*/ 422031 h 748445"/>
                              <a:gd name="connsiteX1" fmla="*/ 984738 w 2713055"/>
                              <a:gd name="connsiteY1" fmla="*/ 733530 h 748445"/>
                              <a:gd name="connsiteX2" fmla="*/ 0 w 2713055"/>
                              <a:gd name="connsiteY2" fmla="*/ 0 h 748445"/>
                            </a:gdLst>
                            <a:ahLst/>
                            <a:cxnLst>
                              <a:cxn ang="0">
                                <a:pos x="connsiteX0" y="connsiteY0"/>
                              </a:cxn>
                              <a:cxn ang="0">
                                <a:pos x="connsiteX1" y="connsiteY1"/>
                              </a:cxn>
                              <a:cxn ang="0">
                                <a:pos x="connsiteX2" y="connsiteY2"/>
                              </a:cxn>
                            </a:cxnLst>
                            <a:rect l="l" t="t" r="r" b="b"/>
                            <a:pathLst>
                              <a:path w="2713055" h="748445">
                                <a:moveTo>
                                  <a:pt x="2713055" y="422031"/>
                                </a:moveTo>
                                <a:cubicBezTo>
                                  <a:pt x="2074984" y="612950"/>
                                  <a:pt x="1436914" y="803869"/>
                                  <a:pt x="984738" y="733530"/>
                                </a:cubicBezTo>
                                <a:cubicBezTo>
                                  <a:pt x="532562" y="663192"/>
                                  <a:pt x="266281" y="331596"/>
                                  <a:pt x="0" y="0"/>
                                </a:cubicBezTo>
                              </a:path>
                            </a:pathLst>
                          </a:custGeom>
                          <a:noFill/>
                          <a:ln>
                            <a:solidFill>
                              <a:schemeClr val="accent2"/>
                            </a:solidFill>
                            <a:headEnd type="arrow"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0070" tIns="35035" rIns="70070" bIns="35035" numCol="1" spcCol="0" rtlCol="0" fromWordArt="0" anchor="ctr" anchorCtr="0" forceAA="0" compatLnSpc="1">
                          <a:prstTxWarp prst="textNoShape">
                            <a:avLst/>
                          </a:prstTxWarp>
                          <a:noAutofit/>
                        </wps:bodyPr>
                      </wps:wsp>
                      <wps:wsp>
                        <wps:cNvPr id="23" name="Straight Arrow Connector 23"/>
                        <wps:cNvCnPr/>
                        <wps:spPr>
                          <a:xfrm>
                            <a:off x="567965" y="868442"/>
                            <a:ext cx="0" cy="860231"/>
                          </a:xfrm>
                          <a:prstGeom prst="straightConnector1">
                            <a:avLst/>
                          </a:prstGeom>
                          <a:ln>
                            <a:solidFill>
                              <a:schemeClr val="tx1"/>
                            </a:solidFill>
                            <a:headEnd type="arrow" w="med" len="med"/>
                            <a:tailEnd type="arrow" w="med" len="med"/>
                          </a:ln>
                          <a:effectLst/>
                        </wps:spPr>
                        <wps:style>
                          <a:lnRef idx="2">
                            <a:schemeClr val="accent6"/>
                          </a:lnRef>
                          <a:fillRef idx="0">
                            <a:schemeClr val="accent6"/>
                          </a:fillRef>
                          <a:effectRef idx="1">
                            <a:schemeClr val="accent6"/>
                          </a:effectRef>
                          <a:fontRef idx="minor">
                            <a:schemeClr val="tx1"/>
                          </a:fontRef>
                        </wps:style>
                        <wps:bodyPr/>
                      </wps:wsp>
                      <wps:wsp>
                        <wps:cNvPr id="24" name="Text Box 24"/>
                        <wps:cNvSpPr txBox="1"/>
                        <wps:spPr>
                          <a:xfrm>
                            <a:off x="2890423" y="508892"/>
                            <a:ext cx="421640"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3249A9" w14:textId="77777777" w:rsidR="00F41F65" w:rsidRPr="00F0200F" w:rsidRDefault="00F41F65" w:rsidP="00B8405C">
                              <w:pPr>
                                <w:rPr>
                                  <w:color w:val="244061" w:themeColor="accent1" w:themeShade="80"/>
                                </w:rPr>
                              </w:pPr>
                              <w:r w:rsidRPr="00F0200F">
                                <w:rPr>
                                  <w:color w:val="244061" w:themeColor="accent1" w:themeShade="80"/>
                                </w:rPr>
                                <w:t>surface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5" name="Text Box 25"/>
                        <wps:cNvSpPr txBox="1"/>
                        <wps:spPr>
                          <a:xfrm>
                            <a:off x="3023251" y="1263087"/>
                            <a:ext cx="429895"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CBDBED" w14:textId="77777777" w:rsidR="00F41F65" w:rsidRPr="00F0200F" w:rsidRDefault="00F41F65" w:rsidP="00B8405C">
                              <w:pPr>
                                <w:rPr>
                                  <w:color w:val="943634" w:themeColor="accent2" w:themeShade="BF"/>
                                </w:rPr>
                              </w:pPr>
                              <w:r w:rsidRPr="00F0200F">
                                <w:rPr>
                                  <w:color w:val="943634" w:themeColor="accent2" w:themeShade="BF"/>
                                </w:rPr>
                                <w:t>volume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6" name="Text Box 26"/>
                        <wps:cNvSpPr txBox="1"/>
                        <wps:spPr>
                          <a:xfrm>
                            <a:off x="1751772" y="1785707"/>
                            <a:ext cx="1304290" cy="225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7C82C9" w14:textId="77777777" w:rsidR="00F41F65" w:rsidRPr="00F0200F" w:rsidRDefault="00F41F65" w:rsidP="00B8405C">
                              <w:pPr>
                                <w:rPr>
                                  <w:color w:val="984806" w:themeColor="accent6" w:themeShade="80"/>
                                </w:rPr>
                              </w:pPr>
                              <w:r w:rsidRPr="00F0200F">
                                <w:rPr>
                                  <w:color w:val="984806" w:themeColor="accent6" w:themeShade="80"/>
                                </w:rPr>
                                <w:t>bottom with multipath</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7" name="Text Box 27"/>
                        <wps:cNvSpPr txBox="1"/>
                        <wps:spPr>
                          <a:xfrm>
                            <a:off x="237463" y="1741194"/>
                            <a:ext cx="655955"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25F9C" w14:textId="77777777" w:rsidR="00F41F65" w:rsidRPr="00F0200F" w:rsidRDefault="00F41F65" w:rsidP="00B8405C">
                              <w:r w:rsidRPr="00F0200F">
                                <w:t>fathometer</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c:wpc>
                  </a:graphicData>
                </a:graphic>
              </wp:inline>
            </w:drawing>
          </mc:Choice>
          <mc:Fallback>
            <w:pict>
              <v:group w14:anchorId="18CD0532" id="Canvas 3" o:spid="_x0000_s1026" editas="canvas" style="width:324pt;height:166.7pt;mso-position-horizontal-relative:char;mso-position-vertical-relative:line" coordsize="41148,2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148;height:21164;visibility:visible;mso-wrap-style:square">
                  <v:fill o:detectmouseclick="t"/>
                  <v:path o:connecttype="none"/>
                </v:shape>
                <v:rect id="Rectangle 8" o:spid="_x0000_s1028" style="position:absolute;left:875;top:3272;width:39415;height:14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94639mm,.97319mm,1.94639mm,.97319mm"/>
                </v:rect>
                <v:group id="Group 28" o:spid="_x0000_s1029" style="position:absolute;left:5255;top:675;width:1405;height:7920" coordorigin="6858,882" coordsize="1833,10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4" o:spid="_x0000_s1030" style="position:absolute;left:6858;top:3145;width:114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" fillcolor="#365f91 [2404]" strokecolor="#243f60 [1604]" strokeweight="2pt"/>
                  <v:shape id="Freeform 5" o:spid="_x0000_s1031" style="position:absolute;left:7411;top:882;width:1280;height:2311;visibility:visible;mso-wrap-style:square;v-text-anchor:middle" coordsize="127937,23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" path="m3717,231188c-4909,171090,3718,124795,7168,72462,10618,20129,77904,16965,127937,e" filled="f" strokecolor="#243f60 [1604]" strokeweight="2pt">
                    <v:path arrowok="t" o:connecttype="custom" o:connectlocs="3717,231188;7168,72462;127937,0" o:connectangles="0,0,0"/>
                  </v:shape>
                  <v:oval id="Oval 6" o:spid="_x0000_s1032" style="position:absolute;left:6858;top:10073;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" fillcolor="#365f91 [2404]" strokecolor="#365f91 [2404]" strokeweight="2pt"/>
                  <v:line id="Straight Connector 7" o:spid="_x0000_s1033" style="position:absolute;visibility:visible;mso-wrap-style:square" from="7429,6574" to="7429,10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" strokecolor="#365f91 [2404]" strokeweight="2.25pt"/>
                </v:group>
                <v:rect id="Rectangle 9" o:spid="_x0000_s1034" style="position:absolute;left:875;top:17286;width:39415;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" fillcolor="#fbcaa2 [1625]" strokecolor="#f68c36 [3049]">
                  <v:fill color2="#fdefe3 [505]" rotate="t" angle="180" colors="0 #ffbe86;22938f #ffd0aa;1 #ffebdb" focus="100%" type="gradient"/>
                  <v:shadow on="t" color="black" opacity="24903f" origin=",.5" offset="0,.55556mm"/>
                  <v:textbox inset="1.94639mm,.97319mm,1.94639mm,.97319mm"/>
                </v:rect>
                <v:rect id="Rectangle 10" o:spid="_x0000_s1035" style="position:absolute;left:875;top:10400;width:39415;height:1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" fillcolor="#d99594 [1941]" stroked="f">
                  <v:fill r:id="rId17" o:title="" color2="#c6d9f1 [671]" type="pattern"/>
                  <v:textbox inset="1.94639mm,.97319mm,1.94639mm,.97319mm"/>
                </v:rect>
                <v:line id="Straight Connector 11" o:spid="_x0000_s1036" style="position:absolute;visibility:visible;mso-wrap-style:square" from="28028,3272" to="32407,3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" strokecolor="#4f81bd [3204]" strokeweight="3pt">
                  <v:shadow on="t" color="black" opacity="22937f" origin=",.5" offset="0,.63889mm"/>
                </v:line>
                <v:line id="Straight Connector 12" o:spid="_x0000_s1037" style="position:absolute;visibility:visible;mso-wrap-style:square" from="20145,10347" to="24524,10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" strokecolor="#c0504d [3205]" strokeweight="3pt">
                  <v:shadow on="t" color="black" opacity="22937f" origin=",.5" offset="0,.63889mm"/>
                </v:line>
                <v:line id="Straight Connector 13" o:spid="_x0000_s1038" style="position:absolute;visibility:visible;mso-wrap-style:square" from="12262,17421" to="16641,17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" strokecolor="#f79646 [3209]" strokeweight="3pt">
                  <v:shadow on="t" color="black" opacity="22937f" origin=",.5" offset="0,.63889mm"/>
                </v:line>
                <v:shapetype id="_x0000_t32" coordsize="21600,21600" o:spt="32" o:oned="t" path="m,l21600,21600e" filled="f">
                  <v:path arrowok="t" fillok="f" o:connecttype="none"/>
                  <o:lock v:ext="edit" shapetype="t"/>
                </v:shapetype>
                <v:shape id="Straight Arrow Connector 14" o:spid="_x0000_s1039" type="#_x0000_t32" style="position:absolute;left:7299;top:3272;width:3211;height:4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" strokecolor="#f79646 [3209]" strokeweight="2pt">
                  <v:stroke endarrow="open"/>
                </v:shape>
                <v:shape id="Straight Arrow Connector 15" o:spid="_x0000_s1040" type="#_x0000_t32" style="position:absolute;left:7299;top:9763;width:6715;height:75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" strokecolor="#f79646 [3209]" strokeweight="2pt">
                  <v:stroke endarrow="open"/>
                </v:shape>
                <v:shape id="Straight Arrow Connector 16" o:spid="_x0000_s1041" type="#_x0000_t32" style="position:absolute;left:10510;top:3272;width:4672;height:140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" strokecolor="#f79646 [3209]" strokeweight="2pt"/>
                <v:shape id="Freeform 17" o:spid="_x0000_s1042" style="position:absolute;left:6516;top:3397;width:23716;height:5287;visibility:visible;mso-wrap-style:square;v-text-anchor:middle" coordsize="3094892,68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" path="m,643094v581129,43542,1162259,87085,1678074,-20097c2193889,515815,2644390,257907,3094892,e" filled="f" strokecolor="#243f60 [1604]" strokeweight="2pt">
                  <v:stroke startarrow="open" endarrow="open"/>
                  <v:path arrowok="t" o:connecttype="custom" o:connectlocs="0,492805;1285915,477405;2371629,0" o:connectangles="0,0,0"/>
                </v:shape>
                <v:line id="Straight Connector 18" o:spid="_x0000_s1043" style="position:absolute;visibility:visible;mso-wrap-style:square" from="27152,12098" to="31531,12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" strokecolor="#c0504d [3205]" strokeweight="3pt">
                  <v:shadow on="t" color="black" opacity="22937f" origin=",.5" offset="0,.63889mm"/>
                </v:line>
                <v:shape id="Freeform 19" o:spid="_x0000_s1044" style="position:absolute;left:8287;top:4510;width:14091;height:5509;visibility:visible;mso-wrap-style:square;v-text-anchor:middle" coordsize="1838848,71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" path="m,447582c419518,203909,839037,-39763,1145512,5455v306475,45218,499905,379325,693336,713433e" filled="f" strokecolor="#c0504d [3205]" strokeweight="2pt">
                  <v:stroke startarrow="open" endarrow="open"/>
                  <v:path arrowok="t" o:connecttype="custom" o:connectlocs="0,342984;877811,4180;1409117,550887" o:connectangles="0,0,0"/>
                </v:shape>
                <v:shape id="Freeform 21" o:spid="_x0000_s1045" style="position:absolute;left:8903;top:9634;width:20790;height:5736;visibility:visible;mso-wrap-style:square;v-text-anchor:middle" coordsize="2713055,74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" path="m2713055,422031c2074984,612950,1436914,803869,984738,733530,532562,663192,266281,331596,,e" filled="f" strokecolor="#c0504d [3205]" strokeweight="2pt">
                  <v:stroke startarrow="open" endarrow="open"/>
                  <v:path arrowok="t" o:connecttype="custom" o:connectlocs="2079026,323404;754609,562108;0,0" o:connectangles="0,0,0"/>
                </v:shape>
                <v:shape id="Straight Arrow Connector 23" o:spid="_x0000_s1046" type="#_x0000_t32" style="position:absolute;left:5679;top:8684;width:0;height:86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" strokecolor="black [3213]" strokeweight="2pt">
                  <v:stroke startarrow="open" endarrow="open"/>
                </v:shape>
                <v:shapetype id="_x0000_t202" coordsize="21600,21600" o:spt="202" path="m,l,21600r21600,l21600,xe">
                  <v:stroke joinstyle="miter"/>
                  <v:path gradientshapeok="t" o:connecttype="rect"/>
                </v:shapetype>
                <v:shape id="Text Box 24" o:spid="_x0000_s1047" type="#_x0000_t202" style="position:absolute;left:28904;top:5088;width:4216;height:2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" filled="f" stroked="f" strokeweight=".5pt">
                  <v:textbox inset="0,0,0,0">
                    <w:txbxContent>
                      <w:p w14:paraId="5D3249A9" w14:textId="77777777" w:rsidR="00F41F65" w:rsidRPr="00F0200F" w:rsidRDefault="00F41F65" w:rsidP="00B8405C">
                        <w:pPr>
                          <w:rPr>
                            <w:color w:val="244061" w:themeColor="accent1" w:themeShade="80"/>
                          </w:rPr>
                        </w:pPr>
                        <w:r w:rsidRPr="00F0200F">
                          <w:rPr>
                            <w:color w:val="244061" w:themeColor="accent1" w:themeShade="80"/>
                          </w:rPr>
                          <w:t>surface</w:t>
                        </w:r>
                      </w:p>
                    </w:txbxContent>
                  </v:textbox>
                </v:shape>
                <v:shape id="Text Box 25" o:spid="_x0000_s1048" type="#_x0000_t202" style="position:absolute;left:30232;top:12630;width:4299;height:2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" filled="f" stroked="f" strokeweight=".5pt">
                  <v:textbox inset="0,0,0,0">
                    <w:txbxContent>
                      <w:p w14:paraId="65CBDBED" w14:textId="77777777" w:rsidR="00F41F65" w:rsidRPr="00F0200F" w:rsidRDefault="00F41F65" w:rsidP="00B8405C">
                        <w:pPr>
                          <w:rPr>
                            <w:color w:val="943634" w:themeColor="accent2" w:themeShade="BF"/>
                          </w:rPr>
                        </w:pPr>
                        <w:r w:rsidRPr="00F0200F">
                          <w:rPr>
                            <w:color w:val="943634" w:themeColor="accent2" w:themeShade="BF"/>
                          </w:rPr>
                          <w:t>volume</w:t>
                        </w:r>
                      </w:p>
                    </w:txbxContent>
                  </v:textbox>
                </v:shape>
                <v:shape id="Text Box 26" o:spid="_x0000_s1049" type="#_x0000_t202" style="position:absolute;left:17517;top:17857;width:13043;height:22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" filled="f" stroked="f" strokeweight=".5pt">
                  <v:textbox inset="0,0,0,0">
                    <w:txbxContent>
                      <w:p w14:paraId="7C7C82C9" w14:textId="77777777" w:rsidR="00F41F65" w:rsidRPr="00F0200F" w:rsidRDefault="00F41F65" w:rsidP="00B8405C">
                        <w:pPr>
                          <w:rPr>
                            <w:color w:val="984806" w:themeColor="accent6" w:themeShade="80"/>
                          </w:rPr>
                        </w:pPr>
                        <w:r w:rsidRPr="00F0200F">
                          <w:rPr>
                            <w:color w:val="984806" w:themeColor="accent6" w:themeShade="80"/>
                          </w:rPr>
                          <w:t>bottom with multipath</w:t>
                        </w:r>
                      </w:p>
                    </w:txbxContent>
                  </v:textbox>
                </v:shape>
                <v:shape id="Text Box 27" o:spid="_x0000_s1050" type="#_x0000_t202" style="position:absolute;left:2374;top:17411;width:6560;height:2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" filled="f" stroked="f" strokeweight=".5pt">
                  <v:textbox inset="0,0,0,0">
                    <w:txbxContent>
                      <w:p w14:paraId="09A25F9C" w14:textId="77777777" w:rsidR="00F41F65" w:rsidRPr="00F0200F" w:rsidRDefault="00F41F65" w:rsidP="00B8405C">
                        <w:r w:rsidRPr="00F0200F">
                          <w:t>fathometer</w:t>
                        </w:r>
                      </w:p>
                    </w:txbxContent>
                  </v:textbox>
                </v:shape>
                <w10:anchorlock/>
              </v:group>
            </w:pict>
          </mc:Fallback>
        </mc:AlternateContent>
      </w:r>
    </w:p>
    <w:p w14:paraId="4074D911" w14:textId="76CF342D" w:rsidR="00B8405C" w:rsidRPr="004B56EF" w:rsidRDefault="00B8405C" w:rsidP="00B8405C">
      <w:pPr>
        <w:pStyle w:val="Caption"/>
        <w:jc w:val="center"/>
      </w:pPr>
      <w:bookmarkStart w:id="20" w:name="_Ref412219071"/>
      <w:bookmarkStart w:id="21" w:name="_Toc416777692"/>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4B08A1">
        <w:rPr>
          <w:noProof/>
        </w:rPr>
        <w:t>1</w:t>
      </w:r>
      <w:r w:rsidR="0045421D">
        <w:rPr>
          <w:noProof/>
        </w:rPr>
        <w:fldChar w:fldCharType="end"/>
      </w:r>
      <w:bookmarkEnd w:id="20"/>
      <w:r>
        <w:t xml:space="preserve"> – Reverberation Sources</w:t>
      </w:r>
      <w:bookmarkEnd w:id="21"/>
    </w:p>
    <w:p w14:paraId="5DB8394A" w14:textId="4A001BC6" w:rsidR="00B8405C" w:rsidRDefault="00B8405C" w:rsidP="00B8405C">
      <w:r>
        <w:t xml:space="preserve">Reverberation from multiple </w:t>
      </w:r>
      <w:r w:rsidR="0064596E">
        <w:t xml:space="preserve">environmental </w:t>
      </w:r>
      <w:r>
        <w:t xml:space="preserve">sources is modelled separately, and the results are combined before being sent to the sonar training system.  Reverberation sources are illustrated in </w:t>
      </w:r>
      <w:r>
        <w:fldChar w:fldCharType="begin"/>
      </w:r>
      <w:r>
        <w:instrText xml:space="preserve"> REF _Ref412219071 \h </w:instrText>
      </w:r>
      <w:r>
        <w:fldChar w:fldCharType="separate"/>
      </w:r>
      <w:r w:rsidR="004B08A1">
        <w:t xml:space="preserve">Figure </w:t>
      </w:r>
      <w:r w:rsidR="004B08A1">
        <w:rPr>
          <w:noProof/>
        </w:rPr>
        <w:t>1</w:t>
      </w:r>
      <w:r>
        <w:fldChar w:fldCharType="end"/>
      </w:r>
      <w:r w:rsidR="0064596E">
        <w:t>, and discussed below.</w:t>
      </w:r>
    </w:p>
    <w:p w14:paraId="7F7ABD19" w14:textId="77777777" w:rsidR="00AD4034" w:rsidRDefault="00AD4034" w:rsidP="00B8405C">
      <w:pPr>
        <w:pStyle w:val="ListParagraph"/>
        <w:numPr>
          <w:ilvl w:val="0"/>
          <w:numId w:val="6"/>
        </w:numPr>
      </w:pPr>
      <w:r>
        <w:t xml:space="preserve">The </w:t>
      </w:r>
      <w:r w:rsidR="00F0200F">
        <w:t>reverberation</w:t>
      </w:r>
      <w:r w:rsidR="00056F42">
        <w:t xml:space="preserve"> </w:t>
      </w:r>
      <w:r>
        <w:t xml:space="preserve">scattering strength is a physical property of the </w:t>
      </w:r>
      <w:r w:rsidR="0009676D">
        <w:t>surface, bottom, and volume</w:t>
      </w:r>
      <w:r>
        <w:t xml:space="preserve"> that estimates the ratio of incident to scattered acoustic intensity, per unit area, as a function of frequency, incident grazing angle, scatter</w:t>
      </w:r>
      <w:r w:rsidR="00056F42">
        <w:t>ed</w:t>
      </w:r>
      <w:r>
        <w:t xml:space="preserve"> grazing angle, and the azimuthal angle between </w:t>
      </w:r>
      <w:r w:rsidR="00056F42">
        <w:t xml:space="preserve">the </w:t>
      </w:r>
      <w:r>
        <w:t>incident and scattering directions.</w:t>
      </w:r>
    </w:p>
    <w:p w14:paraId="22B55388" w14:textId="77777777" w:rsidR="0025593D" w:rsidRDefault="0025593D" w:rsidP="0025593D">
      <w:pPr>
        <w:pStyle w:val="ListParagraph"/>
        <w:numPr>
          <w:ilvl w:val="0"/>
          <w:numId w:val="6"/>
        </w:numPr>
      </w:pPr>
      <w:r>
        <w:lastRenderedPageBreak/>
        <w:t>Surface scattering strength is a function of surface roughness</w:t>
      </w:r>
      <w:r w:rsidR="00C70E73">
        <w:t>, which</w:t>
      </w:r>
      <w:r>
        <w:t xml:space="preserve"> </w:t>
      </w:r>
      <w:r w:rsidR="00C70E73">
        <w:t>i</w:t>
      </w:r>
      <w:r>
        <w:t xml:space="preserve">n turn, can be modeled as a function of wind speed, wave height, or sea state.  The reverberation model supports a surface scattering strength that varies as a function of latitude and longitude to </w:t>
      </w:r>
      <w:r w:rsidR="00114BA8">
        <w:t>support</w:t>
      </w:r>
      <w:r w:rsidRPr="0025593D">
        <w:t xml:space="preserve"> scenarios in which the sea surface roughness varies across the area of operations.</w:t>
      </w:r>
    </w:p>
    <w:p w14:paraId="21524E2B" w14:textId="77777777" w:rsidR="0025593D" w:rsidRDefault="0025593D" w:rsidP="0025593D">
      <w:pPr>
        <w:pStyle w:val="ListParagraph"/>
        <w:numPr>
          <w:ilvl w:val="0"/>
          <w:numId w:val="6"/>
        </w:numPr>
      </w:pPr>
      <w:r>
        <w:t xml:space="preserve">Bottom scattering strength is a </w:t>
      </w:r>
      <w:r w:rsidR="00C70E73">
        <w:t xml:space="preserve">physical property </w:t>
      </w:r>
      <w:r>
        <w:t xml:space="preserve">of </w:t>
      </w:r>
      <w:r w:rsidR="00C70E73">
        <w:t xml:space="preserve">the </w:t>
      </w:r>
      <w:r>
        <w:t xml:space="preserve">bottom material.  The reverberation model supports a bottom scattering strength that varies as a function of latitude and longitude to </w:t>
      </w:r>
      <w:r w:rsidRPr="0025593D">
        <w:t xml:space="preserve">support scenarios in which the </w:t>
      </w:r>
      <w:r>
        <w:t>bottom material</w:t>
      </w:r>
      <w:r w:rsidRPr="0025593D">
        <w:t xml:space="preserve"> varies across the area of operations.</w:t>
      </w:r>
    </w:p>
    <w:p w14:paraId="6D8D7F37" w14:textId="77777777" w:rsidR="00C70E73" w:rsidRDefault="00C70E73" w:rsidP="00C70E73">
      <w:pPr>
        <w:pStyle w:val="ListParagraph"/>
        <w:numPr>
          <w:ilvl w:val="0"/>
          <w:numId w:val="6"/>
        </w:numPr>
      </w:pPr>
      <w:r>
        <w:t xml:space="preserve">The reverberation model treats volume reverberation as </w:t>
      </w:r>
      <w:r w:rsidRPr="00C70E73">
        <w:t xml:space="preserve">backscatter </w:t>
      </w:r>
      <w:r>
        <w:t xml:space="preserve">from a series of volume scattering layers.  Each layer is specified by a volume scattering strength, layer depth, and layer thickness.  These layers vary as a function </w:t>
      </w:r>
      <w:r w:rsidR="00114BA8">
        <w:t xml:space="preserve">of </w:t>
      </w:r>
      <w:r>
        <w:t>season, time of day, latitude</w:t>
      </w:r>
      <w:r w:rsidR="00114BA8">
        <w:t>,</w:t>
      </w:r>
      <w:r>
        <w:t xml:space="preserve"> and longitude.  </w:t>
      </w:r>
      <w:r w:rsidRPr="00C70E73">
        <w:t>Each volume scattering layer supports backscatter from both the top and the bottom of the layer.</w:t>
      </w:r>
    </w:p>
    <w:p w14:paraId="685658A4" w14:textId="77777777" w:rsidR="00B8405C" w:rsidRDefault="00B8405C" w:rsidP="00B8405C">
      <w:pPr>
        <w:pStyle w:val="ListParagraph"/>
        <w:numPr>
          <w:ilvl w:val="0"/>
          <w:numId w:val="6"/>
        </w:numPr>
      </w:pPr>
      <w:r>
        <w:t xml:space="preserve">Fathometer returns travel from the </w:t>
      </w:r>
      <w:r w:rsidR="00F0200F">
        <w:t>source</w:t>
      </w:r>
      <w:r>
        <w:t xml:space="preserve">, to the bottom or surface, and back to the </w:t>
      </w:r>
      <w:r w:rsidR="00F0200F">
        <w:t>receiver</w:t>
      </w:r>
      <w:r>
        <w:t xml:space="preserve"> through the process of coherent reflection.  There is no fathometer comp</w:t>
      </w:r>
      <w:r w:rsidR="00F0200F">
        <w:t xml:space="preserve">onent to volume reverberation. </w:t>
      </w:r>
    </w:p>
    <w:p w14:paraId="53936890" w14:textId="77777777" w:rsidR="00B8405C" w:rsidRDefault="00B8405C" w:rsidP="00B8405C">
      <w:pPr>
        <w:pStyle w:val="ListParagraph"/>
        <w:numPr>
          <w:ilvl w:val="0"/>
          <w:numId w:val="6"/>
        </w:numPr>
      </w:pPr>
      <w:r>
        <w:t xml:space="preserve">Reverberation depends on transmission of sound through the </w:t>
      </w:r>
      <w:r w:rsidR="00F0200F">
        <w:t xml:space="preserve">3-D </w:t>
      </w:r>
      <w:r>
        <w:t xml:space="preserve">ocean.  Scattering from a single patch in the ocean can take different paths from the </w:t>
      </w:r>
      <w:r w:rsidR="00F0200F">
        <w:t>source</w:t>
      </w:r>
      <w:r>
        <w:t xml:space="preserve"> to the patch and back to the </w:t>
      </w:r>
      <w:r w:rsidR="00B37DC7">
        <w:t>receiver</w:t>
      </w:r>
      <w:r>
        <w:t>.  Intensity, travel time, angles at the sensor, and angles at the patch must be computed for each combination of paths.</w:t>
      </w:r>
    </w:p>
    <w:p w14:paraId="591F461C" w14:textId="77777777" w:rsidR="00CD5488" w:rsidRDefault="00CD5488" w:rsidP="00CD5488">
      <w:pPr>
        <w:pStyle w:val="Heading2"/>
      </w:pPr>
      <w:bookmarkStart w:id="22" w:name="_Toc416777677"/>
      <w:proofErr w:type="spellStart"/>
      <w:r>
        <w:t>Multistatic</w:t>
      </w:r>
      <w:proofErr w:type="spellEnd"/>
      <w:r>
        <w:t xml:space="preserve"> Reverberation</w:t>
      </w:r>
      <w:bookmarkEnd w:id="22"/>
    </w:p>
    <w:p w14:paraId="1FD18C4C" w14:textId="77777777" w:rsidR="00B8405C" w:rsidRDefault="00B8405C" w:rsidP="00F27993">
      <w:pPr>
        <w:keepNext/>
        <w:jc w:val="center"/>
      </w:pPr>
      <w:r>
        <w:rPr>
          <w:noProof/>
        </w:rPr>
        <mc:AlternateContent>
          <mc:Choice Requires="wpc">
            <w:drawing>
              <wp:inline distT="0" distB="0" distL="0" distR="0" wp14:anchorId="0159E008" wp14:editId="6FF4384B">
                <wp:extent cx="4343400" cy="3138967"/>
                <wp:effectExtent l="0" t="0" r="0" b="4445"/>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Parallelogram 70"/>
                        <wps:cNvSpPr/>
                        <wps:spPr>
                          <a:xfrm>
                            <a:off x="81962" y="266376"/>
                            <a:ext cx="4180058" cy="2294934"/>
                          </a:xfrm>
                          <a:prstGeom prst="parallelogram">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65562" tIns="32781" rIns="65562" bIns="32781" numCol="1" spcCol="0" rtlCol="0" fromWordArt="0" anchor="ctr" anchorCtr="0" forceAA="0" compatLnSpc="1">
                          <a:prstTxWarp prst="textNoShape">
                            <a:avLst/>
                          </a:prstTxWarp>
                          <a:noAutofit/>
                        </wps:bodyPr>
                      </wps:wsp>
                      <wpg:wgp>
                        <wpg:cNvPr id="64" name="Group 64"/>
                        <wpg:cNvGrpSpPr/>
                        <wpg:grpSpPr>
                          <a:xfrm>
                            <a:off x="1189814" y="592509"/>
                            <a:ext cx="131139" cy="740844"/>
                            <a:chOff x="800100" y="430171"/>
                            <a:chExt cx="182880" cy="1033144"/>
                          </a:xfrm>
                        </wpg:grpSpPr>
                        <wps:wsp>
                          <wps:cNvPr id="36" name="Rectangle 36"/>
                          <wps:cNvSpPr/>
                          <wps:spPr>
                            <a:xfrm>
                              <a:off x="800100" y="656493"/>
                              <a:ext cx="114031" cy="34280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C22796" w14:textId="77777777" w:rsidR="00F41F65" w:rsidRDefault="00F41F65" w:rsidP="00B8405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Freeform 37"/>
                          <wps:cNvSpPr/>
                          <wps:spPr>
                            <a:xfrm>
                              <a:off x="855344" y="430171"/>
                              <a:ext cx="127636" cy="231121"/>
                            </a:xfrm>
                            <a:custGeom>
                              <a:avLst/>
                              <a:gdLst>
                                <a:gd name="connsiteX0" fmla="*/ 9356 w 133576"/>
                                <a:gd name="connsiteY0" fmla="*/ 231188 h 231188"/>
                                <a:gd name="connsiteX1" fmla="*/ 12807 w 133576"/>
                                <a:gd name="connsiteY1" fmla="*/ 72462 h 231188"/>
                                <a:gd name="connsiteX2" fmla="*/ 133576 w 133576"/>
                                <a:gd name="connsiteY2" fmla="*/ 0 h 231188"/>
                                <a:gd name="connsiteX0" fmla="*/ 3717 w 127937"/>
                                <a:gd name="connsiteY0" fmla="*/ 231188 h 231188"/>
                                <a:gd name="connsiteX1" fmla="*/ 7168 w 127937"/>
                                <a:gd name="connsiteY1" fmla="*/ 72462 h 231188"/>
                                <a:gd name="connsiteX2" fmla="*/ 127937 w 127937"/>
                                <a:gd name="connsiteY2" fmla="*/ 0 h 231188"/>
                              </a:gdLst>
                              <a:ahLst/>
                              <a:cxnLst>
                                <a:cxn ang="0">
                                  <a:pos x="connsiteX0" y="connsiteY0"/>
                                </a:cxn>
                                <a:cxn ang="0">
                                  <a:pos x="connsiteX1" y="connsiteY1"/>
                                </a:cxn>
                                <a:cxn ang="0">
                                  <a:pos x="connsiteX2" y="connsiteY2"/>
                                </a:cxn>
                              </a:cxnLst>
                              <a:rect l="l" t="t" r="r" b="b"/>
                              <a:pathLst>
                                <a:path w="127937" h="231188">
                                  <a:moveTo>
                                    <a:pt x="3717" y="231188"/>
                                  </a:moveTo>
                                  <a:cubicBezTo>
                                    <a:pt x="-4909" y="171090"/>
                                    <a:pt x="3718" y="124795"/>
                                    <a:pt x="7168" y="72462"/>
                                  </a:cubicBezTo>
                                  <a:cubicBezTo>
                                    <a:pt x="10618" y="20129"/>
                                    <a:pt x="77904" y="16965"/>
                                    <a:pt x="127937"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A7D533B" w14:textId="77777777" w:rsidR="00F41F65" w:rsidRDefault="00F41F65" w:rsidP="00B8405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800100" y="1349048"/>
                              <a:ext cx="114031" cy="114267"/>
                            </a:xfrm>
                            <a:prstGeom prst="ellipse">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20DA0" w14:textId="77777777" w:rsidR="00F41F65" w:rsidRDefault="00F41F65" w:rsidP="00B8405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Straight Connector 39"/>
                          <wps:cNvCnPr>
                            <a:stCxn id="38" idx="2"/>
                          </wps:cNvCnPr>
                          <wps:spPr>
                            <a:xfrm>
                              <a:off x="857116" y="999293"/>
                              <a:ext cx="0" cy="349755"/>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wgp>
                      <wpg:wgp>
                        <wpg:cNvPr id="60" name="Group 60"/>
                        <wpg:cNvGrpSpPr/>
                        <wpg:grpSpPr>
                          <a:xfrm>
                            <a:off x="2829052" y="1538174"/>
                            <a:ext cx="131139" cy="740844"/>
                            <a:chOff x="4000500" y="1467415"/>
                            <a:chExt cx="182880" cy="1033144"/>
                          </a:xfrm>
                        </wpg:grpSpPr>
                        <wps:wsp>
                          <wps:cNvPr id="41" name="Rectangle 41"/>
                          <wps:cNvSpPr/>
                          <wps:spPr>
                            <a:xfrm>
                              <a:off x="4000500" y="1693737"/>
                              <a:ext cx="114031" cy="34280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39DCE9" w14:textId="77777777" w:rsidR="00F41F65" w:rsidRDefault="00F41F65" w:rsidP="00B8405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Freeform 42"/>
                          <wps:cNvSpPr/>
                          <wps:spPr>
                            <a:xfrm>
                              <a:off x="4055744" y="1467415"/>
                              <a:ext cx="127636" cy="231121"/>
                            </a:xfrm>
                            <a:custGeom>
                              <a:avLst/>
                              <a:gdLst>
                                <a:gd name="connsiteX0" fmla="*/ 9356 w 133576"/>
                                <a:gd name="connsiteY0" fmla="*/ 231188 h 231188"/>
                                <a:gd name="connsiteX1" fmla="*/ 12807 w 133576"/>
                                <a:gd name="connsiteY1" fmla="*/ 72462 h 231188"/>
                                <a:gd name="connsiteX2" fmla="*/ 133576 w 133576"/>
                                <a:gd name="connsiteY2" fmla="*/ 0 h 231188"/>
                                <a:gd name="connsiteX0" fmla="*/ 3717 w 127937"/>
                                <a:gd name="connsiteY0" fmla="*/ 231188 h 231188"/>
                                <a:gd name="connsiteX1" fmla="*/ 7168 w 127937"/>
                                <a:gd name="connsiteY1" fmla="*/ 72462 h 231188"/>
                                <a:gd name="connsiteX2" fmla="*/ 127937 w 127937"/>
                                <a:gd name="connsiteY2" fmla="*/ 0 h 231188"/>
                              </a:gdLst>
                              <a:ahLst/>
                              <a:cxnLst>
                                <a:cxn ang="0">
                                  <a:pos x="connsiteX0" y="connsiteY0"/>
                                </a:cxn>
                                <a:cxn ang="0">
                                  <a:pos x="connsiteX1" y="connsiteY1"/>
                                </a:cxn>
                                <a:cxn ang="0">
                                  <a:pos x="connsiteX2" y="connsiteY2"/>
                                </a:cxn>
                              </a:cxnLst>
                              <a:rect l="l" t="t" r="r" b="b"/>
                              <a:pathLst>
                                <a:path w="127937" h="231188">
                                  <a:moveTo>
                                    <a:pt x="3717" y="231188"/>
                                  </a:moveTo>
                                  <a:cubicBezTo>
                                    <a:pt x="-4909" y="171090"/>
                                    <a:pt x="3718" y="124795"/>
                                    <a:pt x="7168" y="72462"/>
                                  </a:cubicBezTo>
                                  <a:cubicBezTo>
                                    <a:pt x="10618" y="20129"/>
                                    <a:pt x="77904" y="16965"/>
                                    <a:pt x="127937"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1931262" w14:textId="77777777" w:rsidR="00F41F65" w:rsidRDefault="00F41F65" w:rsidP="00B8405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4000500" y="2386292"/>
                              <a:ext cx="114031" cy="114267"/>
                            </a:xfrm>
                            <a:prstGeom prst="ellipse">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59700" w14:textId="77777777" w:rsidR="00F41F65" w:rsidRDefault="00F41F65" w:rsidP="00B8405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Straight Connector 44"/>
                          <wps:cNvCnPr>
                            <a:stCxn id="43" idx="2"/>
                          </wps:cNvCnPr>
                          <wps:spPr>
                            <a:xfrm>
                              <a:off x="4057516" y="2036537"/>
                              <a:ext cx="0" cy="349755"/>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wgp>
                      <wpg:wgp>
                        <wpg:cNvPr id="61" name="Group 61"/>
                        <wpg:cNvGrpSpPr/>
                        <wpg:grpSpPr>
                          <a:xfrm>
                            <a:off x="2583166" y="389542"/>
                            <a:ext cx="131139" cy="740844"/>
                            <a:chOff x="2743200" y="147124"/>
                            <a:chExt cx="182880" cy="1033144"/>
                          </a:xfrm>
                        </wpg:grpSpPr>
                        <wps:wsp>
                          <wps:cNvPr id="46" name="Rectangle 46"/>
                          <wps:cNvSpPr/>
                          <wps:spPr>
                            <a:xfrm>
                              <a:off x="2743200" y="373446"/>
                              <a:ext cx="114031" cy="3428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DD883" w14:textId="77777777" w:rsidR="00F41F65" w:rsidRDefault="00F41F65" w:rsidP="00B8405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Freeform 47"/>
                          <wps:cNvSpPr/>
                          <wps:spPr>
                            <a:xfrm>
                              <a:off x="2798444" y="147124"/>
                              <a:ext cx="127636" cy="231121"/>
                            </a:xfrm>
                            <a:custGeom>
                              <a:avLst/>
                              <a:gdLst>
                                <a:gd name="connsiteX0" fmla="*/ 9356 w 133576"/>
                                <a:gd name="connsiteY0" fmla="*/ 231188 h 231188"/>
                                <a:gd name="connsiteX1" fmla="*/ 12807 w 133576"/>
                                <a:gd name="connsiteY1" fmla="*/ 72462 h 231188"/>
                                <a:gd name="connsiteX2" fmla="*/ 133576 w 133576"/>
                                <a:gd name="connsiteY2" fmla="*/ 0 h 231188"/>
                                <a:gd name="connsiteX0" fmla="*/ 3717 w 127937"/>
                                <a:gd name="connsiteY0" fmla="*/ 231188 h 231188"/>
                                <a:gd name="connsiteX1" fmla="*/ 7168 w 127937"/>
                                <a:gd name="connsiteY1" fmla="*/ 72462 h 231188"/>
                                <a:gd name="connsiteX2" fmla="*/ 127937 w 127937"/>
                                <a:gd name="connsiteY2" fmla="*/ 0 h 231188"/>
                              </a:gdLst>
                              <a:ahLst/>
                              <a:cxnLst>
                                <a:cxn ang="0">
                                  <a:pos x="connsiteX0" y="connsiteY0"/>
                                </a:cxn>
                                <a:cxn ang="0">
                                  <a:pos x="connsiteX1" y="connsiteY1"/>
                                </a:cxn>
                                <a:cxn ang="0">
                                  <a:pos x="connsiteX2" y="connsiteY2"/>
                                </a:cxn>
                              </a:cxnLst>
                              <a:rect l="l" t="t" r="r" b="b"/>
                              <a:pathLst>
                                <a:path w="127937" h="231188">
                                  <a:moveTo>
                                    <a:pt x="3717" y="231188"/>
                                  </a:moveTo>
                                  <a:cubicBezTo>
                                    <a:pt x="-4909" y="171090"/>
                                    <a:pt x="3718" y="124795"/>
                                    <a:pt x="7168" y="72462"/>
                                  </a:cubicBezTo>
                                  <a:cubicBezTo>
                                    <a:pt x="10618" y="20129"/>
                                    <a:pt x="77904" y="16965"/>
                                    <a:pt x="127937" y="0"/>
                                  </a:cubicBezTo>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B5BAF7" w14:textId="77777777" w:rsidR="00F41F65" w:rsidRDefault="00F41F65" w:rsidP="00B8405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2743200" y="1066001"/>
                              <a:ext cx="114031" cy="114267"/>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4472C3" w14:textId="77777777" w:rsidR="00F41F65" w:rsidRDefault="00F41F65" w:rsidP="00B8405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Connector 49"/>
                          <wps:cNvCnPr>
                            <a:stCxn id="48" idx="2"/>
                          </wps:cNvCnPr>
                          <wps:spPr>
                            <a:xfrm>
                              <a:off x="2800216" y="716246"/>
                              <a:ext cx="0" cy="349755"/>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wpg:wgp>
                        <wpg:cNvPr id="62" name="Group 62"/>
                        <wpg:cNvGrpSpPr/>
                        <wpg:grpSpPr>
                          <a:xfrm>
                            <a:off x="2009433" y="1251414"/>
                            <a:ext cx="131139" cy="740844"/>
                            <a:chOff x="1943100" y="1349048"/>
                            <a:chExt cx="182880" cy="1033144"/>
                          </a:xfrm>
                        </wpg:grpSpPr>
                        <wps:wsp>
                          <wps:cNvPr id="51" name="Rectangle 51"/>
                          <wps:cNvSpPr/>
                          <wps:spPr>
                            <a:xfrm>
                              <a:off x="1943100" y="1575370"/>
                              <a:ext cx="114031" cy="3428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710584" w14:textId="77777777" w:rsidR="00F41F65" w:rsidRDefault="00F41F65" w:rsidP="00B8405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Freeform 52"/>
                          <wps:cNvSpPr/>
                          <wps:spPr>
                            <a:xfrm>
                              <a:off x="1998344" y="1349048"/>
                              <a:ext cx="127636" cy="231121"/>
                            </a:xfrm>
                            <a:custGeom>
                              <a:avLst/>
                              <a:gdLst>
                                <a:gd name="connsiteX0" fmla="*/ 9356 w 133576"/>
                                <a:gd name="connsiteY0" fmla="*/ 231188 h 231188"/>
                                <a:gd name="connsiteX1" fmla="*/ 12807 w 133576"/>
                                <a:gd name="connsiteY1" fmla="*/ 72462 h 231188"/>
                                <a:gd name="connsiteX2" fmla="*/ 133576 w 133576"/>
                                <a:gd name="connsiteY2" fmla="*/ 0 h 231188"/>
                                <a:gd name="connsiteX0" fmla="*/ 3717 w 127937"/>
                                <a:gd name="connsiteY0" fmla="*/ 231188 h 231188"/>
                                <a:gd name="connsiteX1" fmla="*/ 7168 w 127937"/>
                                <a:gd name="connsiteY1" fmla="*/ 72462 h 231188"/>
                                <a:gd name="connsiteX2" fmla="*/ 127937 w 127937"/>
                                <a:gd name="connsiteY2" fmla="*/ 0 h 231188"/>
                              </a:gdLst>
                              <a:ahLst/>
                              <a:cxnLst>
                                <a:cxn ang="0">
                                  <a:pos x="connsiteX0" y="connsiteY0"/>
                                </a:cxn>
                                <a:cxn ang="0">
                                  <a:pos x="connsiteX1" y="connsiteY1"/>
                                </a:cxn>
                                <a:cxn ang="0">
                                  <a:pos x="connsiteX2" y="connsiteY2"/>
                                </a:cxn>
                              </a:cxnLst>
                              <a:rect l="l" t="t" r="r" b="b"/>
                              <a:pathLst>
                                <a:path w="127937" h="231188">
                                  <a:moveTo>
                                    <a:pt x="3717" y="231188"/>
                                  </a:moveTo>
                                  <a:cubicBezTo>
                                    <a:pt x="-4909" y="171090"/>
                                    <a:pt x="3718" y="124795"/>
                                    <a:pt x="7168" y="72462"/>
                                  </a:cubicBezTo>
                                  <a:cubicBezTo>
                                    <a:pt x="10618" y="20129"/>
                                    <a:pt x="77904" y="16965"/>
                                    <a:pt x="127937" y="0"/>
                                  </a:cubicBezTo>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FF86A" w14:textId="77777777" w:rsidR="00F41F65" w:rsidRDefault="00F41F65" w:rsidP="00B8405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943100" y="2267925"/>
                              <a:ext cx="114031" cy="114267"/>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B6535" w14:textId="77777777" w:rsidR="00F41F65" w:rsidRDefault="00F41F65" w:rsidP="00B8405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Straight Connector 54"/>
                          <wps:cNvCnPr>
                            <a:stCxn id="53" idx="2"/>
                          </wps:cNvCnPr>
                          <wps:spPr>
                            <a:xfrm>
                              <a:off x="2000116" y="1918170"/>
                              <a:ext cx="0" cy="349755"/>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wpg:wgp>
                        <wpg:cNvPr id="63" name="Group 63"/>
                        <wpg:cNvGrpSpPr/>
                        <wpg:grpSpPr>
                          <a:xfrm>
                            <a:off x="943928" y="1538174"/>
                            <a:ext cx="131139" cy="740844"/>
                            <a:chOff x="457200" y="1748949"/>
                            <a:chExt cx="182880" cy="1033144"/>
                          </a:xfrm>
                        </wpg:grpSpPr>
                        <wps:wsp>
                          <wps:cNvPr id="56" name="Rectangle 56"/>
                          <wps:cNvSpPr/>
                          <wps:spPr>
                            <a:xfrm>
                              <a:off x="457200" y="1975271"/>
                              <a:ext cx="114031" cy="342800"/>
                            </a:xfrm>
                            <a:prstGeom prst="rect">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110259" w14:textId="77777777" w:rsidR="00F41F65" w:rsidRDefault="00F41F65" w:rsidP="00B8405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Freeform 57"/>
                          <wps:cNvSpPr/>
                          <wps:spPr>
                            <a:xfrm>
                              <a:off x="512444" y="1748949"/>
                              <a:ext cx="127636" cy="231121"/>
                            </a:xfrm>
                            <a:custGeom>
                              <a:avLst/>
                              <a:gdLst>
                                <a:gd name="connsiteX0" fmla="*/ 9356 w 133576"/>
                                <a:gd name="connsiteY0" fmla="*/ 231188 h 231188"/>
                                <a:gd name="connsiteX1" fmla="*/ 12807 w 133576"/>
                                <a:gd name="connsiteY1" fmla="*/ 72462 h 231188"/>
                                <a:gd name="connsiteX2" fmla="*/ 133576 w 133576"/>
                                <a:gd name="connsiteY2" fmla="*/ 0 h 231188"/>
                                <a:gd name="connsiteX0" fmla="*/ 3717 w 127937"/>
                                <a:gd name="connsiteY0" fmla="*/ 231188 h 231188"/>
                                <a:gd name="connsiteX1" fmla="*/ 7168 w 127937"/>
                                <a:gd name="connsiteY1" fmla="*/ 72462 h 231188"/>
                                <a:gd name="connsiteX2" fmla="*/ 127937 w 127937"/>
                                <a:gd name="connsiteY2" fmla="*/ 0 h 231188"/>
                              </a:gdLst>
                              <a:ahLst/>
                              <a:cxnLst>
                                <a:cxn ang="0">
                                  <a:pos x="connsiteX0" y="connsiteY0"/>
                                </a:cxn>
                                <a:cxn ang="0">
                                  <a:pos x="connsiteX1" y="connsiteY1"/>
                                </a:cxn>
                                <a:cxn ang="0">
                                  <a:pos x="connsiteX2" y="connsiteY2"/>
                                </a:cxn>
                              </a:cxnLst>
                              <a:rect l="l" t="t" r="r" b="b"/>
                              <a:pathLst>
                                <a:path w="127937" h="231188">
                                  <a:moveTo>
                                    <a:pt x="3717" y="231188"/>
                                  </a:moveTo>
                                  <a:cubicBezTo>
                                    <a:pt x="-4909" y="171090"/>
                                    <a:pt x="3718" y="124795"/>
                                    <a:pt x="7168" y="72462"/>
                                  </a:cubicBezTo>
                                  <a:cubicBezTo>
                                    <a:pt x="10618" y="20129"/>
                                    <a:pt x="77904" y="16965"/>
                                    <a:pt x="127937" y="0"/>
                                  </a:cubicBezTo>
                                </a:path>
                              </a:pathLst>
                            </a:cu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FD75F" w14:textId="77777777" w:rsidR="00F41F65" w:rsidRDefault="00F41F65" w:rsidP="00B8405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457200" y="2667826"/>
                              <a:ext cx="114031" cy="114267"/>
                            </a:xfrm>
                            <a:prstGeom prst="ellipse">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8549EC" w14:textId="77777777" w:rsidR="00F41F65" w:rsidRDefault="00F41F65" w:rsidP="00B8405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Connector 59"/>
                          <wps:cNvCnPr>
                            <a:stCxn id="58" idx="2"/>
                          </wps:cNvCnPr>
                          <wps:spPr>
                            <a:xfrm>
                              <a:off x="514216" y="2318071"/>
                              <a:ext cx="0" cy="349755"/>
                            </a:xfrm>
                            <a:prstGeom prst="line">
                              <a:avLst/>
                            </a:prstGeom>
                            <a:ln w="28575">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wpg:wgp>
                      <wps:wsp>
                        <wps:cNvPr id="65" name="Text Box 24"/>
                        <wps:cNvSpPr txBox="1"/>
                        <wps:spPr>
                          <a:xfrm>
                            <a:off x="745155" y="413054"/>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7B95C" w14:textId="77777777" w:rsidR="00F41F65" w:rsidRPr="00F27993" w:rsidRDefault="00F41F65" w:rsidP="00B8405C">
                              <w:pPr>
                                <w:pStyle w:val="NormalWeb"/>
                                <w:spacing w:before="0" w:beforeAutospacing="0" w:after="200" w:afterAutospacing="0" w:line="276" w:lineRule="auto"/>
                                <w:rPr>
                                  <w:rFonts w:asciiTheme="minorHAnsi" w:hAnsiTheme="minorHAnsi"/>
                                  <w:sz w:val="22"/>
                                  <w:szCs w:val="22"/>
                                </w:rPr>
                              </w:pPr>
                              <w:r w:rsidRPr="00F27993">
                                <w:rPr>
                                  <w:rFonts w:asciiTheme="minorHAnsi" w:eastAsia="Calibri" w:hAnsiTheme="minorHAnsi"/>
                                  <w:color w:val="254061"/>
                                  <w:sz w:val="22"/>
                                  <w:szCs w:val="22"/>
                                </w:rPr>
                                <w:t>source A</w:t>
                              </w:r>
                            </w:p>
                          </w:txbxContent>
                        </wps:txbx>
                        <wps:bodyPr rot="0" spcFirstLastPara="0" vert="horz" wrap="none" lIns="0" tIns="0" rIns="0" bIns="0" numCol="1" spcCol="0" rtlCol="0" fromWordArt="0" anchor="t" anchorCtr="0" forceAA="0" compatLnSpc="1">
                          <a:prstTxWarp prst="textNoShape">
                            <a:avLst/>
                          </a:prstTxWarp>
                          <a:noAutofit/>
                        </wps:bodyPr>
                      </wps:wsp>
                      <wps:wsp>
                        <wps:cNvPr id="66" name="Text Box 24"/>
                        <wps:cNvSpPr txBox="1"/>
                        <wps:spPr>
                          <a:xfrm>
                            <a:off x="2992976" y="2189318"/>
                            <a:ext cx="493395"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A3A715" w14:textId="77777777" w:rsidR="00F41F65" w:rsidRPr="00F27993" w:rsidRDefault="00F41F65" w:rsidP="00B8405C">
                              <w:pPr>
                                <w:pStyle w:val="NormalWeb"/>
                                <w:spacing w:before="0" w:beforeAutospacing="0" w:after="200" w:afterAutospacing="0" w:line="276" w:lineRule="auto"/>
                                <w:rPr>
                                  <w:rFonts w:asciiTheme="minorHAnsi" w:hAnsiTheme="minorHAnsi"/>
                                  <w:sz w:val="22"/>
                                  <w:szCs w:val="22"/>
                                </w:rPr>
                              </w:pPr>
                              <w:r w:rsidRPr="00F27993">
                                <w:rPr>
                                  <w:rFonts w:asciiTheme="minorHAnsi" w:eastAsia="Calibri" w:hAnsiTheme="minorHAnsi"/>
                                  <w:color w:val="254061"/>
                                  <w:sz w:val="22"/>
                                  <w:szCs w:val="22"/>
                                </w:rPr>
                                <w:t>source B</w:t>
                              </w:r>
                            </w:p>
                          </w:txbxContent>
                        </wps:txbx>
                        <wps:bodyPr rot="0" spcFirstLastPara="0" vert="horz" wrap="none" lIns="0" tIns="0" rIns="0" bIns="0" numCol="1" spcCol="0" rtlCol="0" fromWordArt="0" anchor="t" anchorCtr="0" forceAA="0" compatLnSpc="1">
                          <a:prstTxWarp prst="textNoShape">
                            <a:avLst/>
                          </a:prstTxWarp>
                          <a:noAutofit/>
                        </wps:bodyPr>
                      </wps:wsp>
                      <wps:wsp>
                        <wps:cNvPr id="67" name="Text Box 24"/>
                        <wps:cNvSpPr txBox="1"/>
                        <wps:spPr>
                          <a:xfrm>
                            <a:off x="2829052" y="380014"/>
                            <a:ext cx="58420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583D5C" w14:textId="77777777" w:rsidR="00F41F65" w:rsidRPr="00F27993" w:rsidRDefault="00F41F65" w:rsidP="00B8405C">
                              <w:pPr>
                                <w:pStyle w:val="NormalWeb"/>
                                <w:spacing w:before="0" w:beforeAutospacing="0" w:after="200" w:afterAutospacing="0" w:line="276" w:lineRule="auto"/>
                                <w:rPr>
                                  <w:rFonts w:asciiTheme="minorHAnsi" w:hAnsiTheme="minorHAnsi"/>
                                  <w:color w:val="943634" w:themeColor="accent2" w:themeShade="BF"/>
                                  <w:sz w:val="22"/>
                                  <w:szCs w:val="22"/>
                                </w:rPr>
                              </w:pPr>
                              <w:r w:rsidRPr="00F27993">
                                <w:rPr>
                                  <w:rFonts w:asciiTheme="minorHAnsi" w:eastAsia="Calibri" w:hAnsiTheme="minorHAnsi"/>
                                  <w:color w:val="943634" w:themeColor="accent2" w:themeShade="BF"/>
                                  <w:sz w:val="22"/>
                                  <w:szCs w:val="22"/>
                                </w:rPr>
                                <w:t>receiver D</w:t>
                              </w:r>
                            </w:p>
                          </w:txbxContent>
                        </wps:txbx>
                        <wps:bodyPr rot="0" spcFirstLastPara="0" vert="horz" wrap="none" lIns="0" tIns="0" rIns="0" bIns="0" numCol="1" spcCol="0" rtlCol="0" fromWordArt="0" anchor="t" anchorCtr="0" forceAA="0" compatLnSpc="1">
                          <a:prstTxWarp prst="textNoShape">
                            <a:avLst/>
                          </a:prstTxWarp>
                          <a:noAutofit/>
                        </wps:bodyPr>
                      </wps:wsp>
                      <wps:wsp>
                        <wps:cNvPr id="68" name="Text Box 24"/>
                        <wps:cNvSpPr txBox="1"/>
                        <wps:spPr>
                          <a:xfrm>
                            <a:off x="2255319" y="1406807"/>
                            <a:ext cx="57277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4929D8" w14:textId="77777777" w:rsidR="00F41F65" w:rsidRPr="00F27993" w:rsidRDefault="00F41F65" w:rsidP="00B8405C">
                              <w:pPr>
                                <w:pStyle w:val="NormalWeb"/>
                                <w:spacing w:before="0" w:beforeAutospacing="0" w:after="200" w:afterAutospacing="0" w:line="276" w:lineRule="auto"/>
                                <w:rPr>
                                  <w:rFonts w:asciiTheme="minorHAnsi" w:hAnsiTheme="minorHAnsi"/>
                                  <w:color w:val="943634" w:themeColor="accent2" w:themeShade="BF"/>
                                  <w:sz w:val="22"/>
                                  <w:szCs w:val="22"/>
                                </w:rPr>
                              </w:pPr>
                              <w:r w:rsidRPr="00F27993">
                                <w:rPr>
                                  <w:rFonts w:asciiTheme="minorHAnsi" w:eastAsia="Calibri" w:hAnsiTheme="minorHAnsi"/>
                                  <w:color w:val="943634" w:themeColor="accent2" w:themeShade="BF"/>
                                  <w:sz w:val="22"/>
                                  <w:szCs w:val="22"/>
                                </w:rPr>
                                <w:t>receiver C</w:t>
                              </w:r>
                            </w:p>
                          </w:txbxContent>
                        </wps:txbx>
                        <wps:bodyPr rot="0" spcFirstLastPara="0" vert="horz" wrap="none" lIns="0" tIns="0" rIns="0" bIns="0" numCol="1" spcCol="0" rtlCol="0" fromWordArt="0" anchor="t" anchorCtr="0" forceAA="0" compatLnSpc="1">
                          <a:prstTxWarp prst="textNoShape">
                            <a:avLst/>
                          </a:prstTxWarp>
                          <a:noAutofit/>
                        </wps:bodyPr>
                      </wps:wsp>
                      <wps:wsp>
                        <wps:cNvPr id="69" name="Text Box 24"/>
                        <wps:cNvSpPr txBox="1"/>
                        <wps:spPr>
                          <a:xfrm>
                            <a:off x="698042" y="2306779"/>
                            <a:ext cx="99949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78694B" w14:textId="77777777" w:rsidR="00F41F65" w:rsidRPr="00F27993" w:rsidRDefault="00F41F65" w:rsidP="00B8405C">
                              <w:pPr>
                                <w:pStyle w:val="NormalWeb"/>
                                <w:spacing w:before="0" w:beforeAutospacing="0" w:after="200" w:afterAutospacing="0" w:line="276" w:lineRule="auto"/>
                                <w:rPr>
                                  <w:rFonts w:asciiTheme="minorHAnsi" w:hAnsiTheme="minorHAnsi"/>
                                  <w:color w:val="5F497A" w:themeColor="accent4" w:themeShade="BF"/>
                                  <w:sz w:val="22"/>
                                  <w:szCs w:val="22"/>
                                </w:rPr>
                              </w:pPr>
                              <w:r w:rsidRPr="00F27993">
                                <w:rPr>
                                  <w:rFonts w:asciiTheme="minorHAnsi" w:eastAsia="Calibri" w:hAnsiTheme="minorHAnsi"/>
                                  <w:color w:val="5F497A" w:themeColor="accent4" w:themeShade="BF"/>
                                  <w:sz w:val="22"/>
                                  <w:szCs w:val="22"/>
                                </w:rPr>
                                <w:t>source/receiver E</w:t>
                              </w:r>
                            </w:p>
                          </w:txbxContent>
                        </wps:txbx>
                        <wps:bodyPr rot="0" spcFirstLastPara="0" vert="horz" wrap="none" lIns="0" tIns="0" rIns="0" bIns="0" numCol="1" spcCol="0" rtlCol="0" fromWordArt="0" anchor="t" anchorCtr="0" forceAA="0" compatLnSpc="1">
                          <a:prstTxWarp prst="textNoShape">
                            <a:avLst/>
                          </a:prstTxWarp>
                          <a:noAutofit/>
                        </wps:bodyPr>
                      </wps:wsp>
                      <wps:wsp>
                        <wps:cNvPr id="71" name="Rectangle 71"/>
                        <wps:cNvSpPr/>
                        <wps:spPr>
                          <a:xfrm>
                            <a:off x="81962" y="2561310"/>
                            <a:ext cx="3606324" cy="327848"/>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65562" tIns="32781" rIns="65562" bIns="32781" numCol="1" spcCol="0" rtlCol="0" fromWordArt="0" anchor="ctr" anchorCtr="0" forceAA="0" compatLnSpc="1">
                          <a:prstTxWarp prst="textNoShape">
                            <a:avLst/>
                          </a:prstTxWarp>
                          <a:noAutofit/>
                        </wps:bodyPr>
                      </wps:wsp>
                      <wps:wsp>
                        <wps:cNvPr id="72" name="Rectangle 72"/>
                        <wps:cNvSpPr/>
                        <wps:spPr>
                          <a:xfrm>
                            <a:off x="81962" y="2889157"/>
                            <a:ext cx="3606324" cy="163924"/>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65562" tIns="32781" rIns="65562" bIns="32781" numCol="1" spcCol="0" rtlCol="0" fromWordArt="0" anchor="ctr" anchorCtr="0" forceAA="0" compatLnSpc="1">
                          <a:prstTxWarp prst="textNoShape">
                            <a:avLst/>
                          </a:prstTxWarp>
                          <a:noAutofit/>
                        </wps:bodyPr>
                      </wps:wsp>
                      <wps:wsp>
                        <wps:cNvPr id="74" name="Freeform 74"/>
                        <wps:cNvSpPr/>
                        <wps:spPr>
                          <a:xfrm>
                            <a:off x="3688286" y="252716"/>
                            <a:ext cx="580564" cy="2636442"/>
                          </a:xfrm>
                          <a:custGeom>
                            <a:avLst/>
                            <a:gdLst>
                              <a:gd name="connsiteX0" fmla="*/ 0 w 809625"/>
                              <a:gd name="connsiteY0" fmla="*/ 3676650 h 3676650"/>
                              <a:gd name="connsiteX1" fmla="*/ 809625 w 809625"/>
                              <a:gd name="connsiteY1" fmla="*/ 438150 h 3676650"/>
                              <a:gd name="connsiteX2" fmla="*/ 790575 w 809625"/>
                              <a:gd name="connsiteY2" fmla="*/ 0 h 3676650"/>
                              <a:gd name="connsiteX3" fmla="*/ 9525 w 809625"/>
                              <a:gd name="connsiteY3" fmla="*/ 3200400 h 3676650"/>
                              <a:gd name="connsiteX4" fmla="*/ 0 w 809625"/>
                              <a:gd name="connsiteY4" fmla="*/ 3676650 h 36766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9625" h="3676650">
                                <a:moveTo>
                                  <a:pt x="0" y="3676650"/>
                                </a:moveTo>
                                <a:lnTo>
                                  <a:pt x="809625" y="438150"/>
                                </a:lnTo>
                                <a:lnTo>
                                  <a:pt x="790575" y="0"/>
                                </a:lnTo>
                                <a:lnTo>
                                  <a:pt x="9525" y="3200400"/>
                                </a:lnTo>
                                <a:lnTo>
                                  <a:pt x="0" y="3676650"/>
                                </a:lnTo>
                                <a:close/>
                              </a:path>
                            </a:pathLst>
                          </a:cu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65562" tIns="32781" rIns="65562" bIns="32781" numCol="1" spcCol="0" rtlCol="0" fromWordArt="0" anchor="ctr" anchorCtr="0" forceAA="0" compatLnSpc="1">
                          <a:prstTxWarp prst="textNoShape">
                            <a:avLst/>
                          </a:prstTxWarp>
                          <a:noAutofit/>
                        </wps:bodyPr>
                      </wps:wsp>
                      <wps:wsp>
                        <wps:cNvPr id="78" name="Freeform 78"/>
                        <wps:cNvSpPr/>
                        <wps:spPr>
                          <a:xfrm>
                            <a:off x="3688286" y="578163"/>
                            <a:ext cx="587394" cy="2468088"/>
                          </a:xfrm>
                          <a:custGeom>
                            <a:avLst/>
                            <a:gdLst>
                              <a:gd name="connsiteX0" fmla="*/ 28575 w 838200"/>
                              <a:gd name="connsiteY0" fmla="*/ 3438525 h 3438525"/>
                              <a:gd name="connsiteX1" fmla="*/ 838200 w 838200"/>
                              <a:gd name="connsiteY1" fmla="*/ 209550 h 3438525"/>
                              <a:gd name="connsiteX2" fmla="*/ 819150 w 838200"/>
                              <a:gd name="connsiteY2" fmla="*/ 0 h 3438525"/>
                              <a:gd name="connsiteX3" fmla="*/ 0 w 838200"/>
                              <a:gd name="connsiteY3" fmla="*/ 3219450 h 3438525"/>
                              <a:gd name="connsiteX4" fmla="*/ 28575 w 838200"/>
                              <a:gd name="connsiteY4" fmla="*/ 3438525 h 3438525"/>
                              <a:gd name="connsiteX0" fmla="*/ 28575 w 838200"/>
                              <a:gd name="connsiteY0" fmla="*/ 3424747 h 3424747"/>
                              <a:gd name="connsiteX1" fmla="*/ 838200 w 838200"/>
                              <a:gd name="connsiteY1" fmla="*/ 195772 h 3424747"/>
                              <a:gd name="connsiteX2" fmla="*/ 838200 w 838200"/>
                              <a:gd name="connsiteY2" fmla="*/ 0 h 3424747"/>
                              <a:gd name="connsiteX3" fmla="*/ 0 w 838200"/>
                              <a:gd name="connsiteY3" fmla="*/ 3205672 h 3424747"/>
                              <a:gd name="connsiteX4" fmla="*/ 28575 w 838200"/>
                              <a:gd name="connsiteY4" fmla="*/ 3424747 h 3424747"/>
                              <a:gd name="connsiteX0" fmla="*/ 28575 w 838200"/>
                              <a:gd name="connsiteY0" fmla="*/ 3424747 h 3424747"/>
                              <a:gd name="connsiteX1" fmla="*/ 838200 w 838200"/>
                              <a:gd name="connsiteY1" fmla="*/ 195772 h 3424747"/>
                              <a:gd name="connsiteX2" fmla="*/ 828675 w 838200"/>
                              <a:gd name="connsiteY2" fmla="*/ 0 h 3424747"/>
                              <a:gd name="connsiteX3" fmla="*/ 0 w 838200"/>
                              <a:gd name="connsiteY3" fmla="*/ 3205672 h 3424747"/>
                              <a:gd name="connsiteX4" fmla="*/ 28575 w 838200"/>
                              <a:gd name="connsiteY4" fmla="*/ 3424747 h 3424747"/>
                              <a:gd name="connsiteX0" fmla="*/ 28575 w 838200"/>
                              <a:gd name="connsiteY0" fmla="*/ 3424747 h 3424747"/>
                              <a:gd name="connsiteX1" fmla="*/ 838200 w 838200"/>
                              <a:gd name="connsiteY1" fmla="*/ 195772 h 3424747"/>
                              <a:gd name="connsiteX2" fmla="*/ 838200 w 838200"/>
                              <a:gd name="connsiteY2" fmla="*/ 0 h 3424747"/>
                              <a:gd name="connsiteX3" fmla="*/ 0 w 838200"/>
                              <a:gd name="connsiteY3" fmla="*/ 3205672 h 3424747"/>
                              <a:gd name="connsiteX4" fmla="*/ 28575 w 838200"/>
                              <a:gd name="connsiteY4" fmla="*/ 3424747 h 3424747"/>
                              <a:gd name="connsiteX0" fmla="*/ 28575 w 838200"/>
                              <a:gd name="connsiteY0" fmla="*/ 3411474 h 3411474"/>
                              <a:gd name="connsiteX1" fmla="*/ 838200 w 838200"/>
                              <a:gd name="connsiteY1" fmla="*/ 182499 h 3411474"/>
                              <a:gd name="connsiteX2" fmla="*/ 828675 w 838200"/>
                              <a:gd name="connsiteY2" fmla="*/ 0 h 3411474"/>
                              <a:gd name="connsiteX3" fmla="*/ 0 w 838200"/>
                              <a:gd name="connsiteY3" fmla="*/ 3192399 h 3411474"/>
                              <a:gd name="connsiteX4" fmla="*/ 28575 w 838200"/>
                              <a:gd name="connsiteY4" fmla="*/ 3411474 h 3411474"/>
                              <a:gd name="connsiteX0" fmla="*/ 9525 w 819150"/>
                              <a:gd name="connsiteY0" fmla="*/ 3411474 h 3411474"/>
                              <a:gd name="connsiteX1" fmla="*/ 819150 w 819150"/>
                              <a:gd name="connsiteY1" fmla="*/ 182499 h 3411474"/>
                              <a:gd name="connsiteX2" fmla="*/ 809625 w 819150"/>
                              <a:gd name="connsiteY2" fmla="*/ 0 h 3411474"/>
                              <a:gd name="connsiteX3" fmla="*/ 0 w 819150"/>
                              <a:gd name="connsiteY3" fmla="*/ 3192398 h 3411474"/>
                              <a:gd name="connsiteX4" fmla="*/ 9525 w 819150"/>
                              <a:gd name="connsiteY4" fmla="*/ 3411474 h 3411474"/>
                              <a:gd name="connsiteX0" fmla="*/ 9525 w 819150"/>
                              <a:gd name="connsiteY0" fmla="*/ 3441873 h 3441873"/>
                              <a:gd name="connsiteX1" fmla="*/ 819150 w 819150"/>
                              <a:gd name="connsiteY1" fmla="*/ 212898 h 3441873"/>
                              <a:gd name="connsiteX2" fmla="*/ 819150 w 819150"/>
                              <a:gd name="connsiteY2" fmla="*/ 0 h 3441873"/>
                              <a:gd name="connsiteX3" fmla="*/ 0 w 819150"/>
                              <a:gd name="connsiteY3" fmla="*/ 3222797 h 3441873"/>
                              <a:gd name="connsiteX4" fmla="*/ 9525 w 819150"/>
                              <a:gd name="connsiteY4" fmla="*/ 3441873 h 344187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9150" h="3441873">
                                <a:moveTo>
                                  <a:pt x="9525" y="3441873"/>
                                </a:moveTo>
                                <a:lnTo>
                                  <a:pt x="819150" y="212898"/>
                                </a:lnTo>
                                <a:lnTo>
                                  <a:pt x="819150" y="0"/>
                                </a:lnTo>
                                <a:lnTo>
                                  <a:pt x="0" y="3222797"/>
                                </a:lnTo>
                                <a:lnTo>
                                  <a:pt x="9525" y="3441873"/>
                                </a:lnTo>
                                <a:close/>
                              </a:path>
                            </a:pathLst>
                          </a:cu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65562" tIns="32781" rIns="65562" bIns="32781" numCol="1" spcCol="0" rtlCol="0" fromWordArt="0" anchor="ctr" anchorCtr="0" forceAA="0" compatLnSpc="1">
                          <a:prstTxWarp prst="textNoShape">
                            <a:avLst/>
                          </a:prstTxWarp>
                          <a:noAutofit/>
                        </wps:bodyPr>
                      </wps:wsp>
                      <wps:wsp>
                        <wps:cNvPr id="80" name="Text Box 79"/>
                        <wps:cNvSpPr txBox="1"/>
                        <wps:spPr>
                          <a:xfrm>
                            <a:off x="2049048" y="62129"/>
                            <a:ext cx="573405"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407094" w14:textId="77777777" w:rsidR="00F41F65" w:rsidRPr="00F27993" w:rsidRDefault="00F41F65" w:rsidP="00B8405C">
                              <w:pPr>
                                <w:pStyle w:val="NormalWeb"/>
                                <w:spacing w:before="0" w:beforeAutospacing="0" w:after="200" w:afterAutospacing="0" w:line="276" w:lineRule="auto"/>
                                <w:rPr>
                                  <w:rFonts w:asciiTheme="minorHAnsi" w:hAnsiTheme="minorHAnsi"/>
                                  <w:sz w:val="22"/>
                                  <w:szCs w:val="22"/>
                                </w:rPr>
                              </w:pPr>
                              <w:r w:rsidRPr="00F27993">
                                <w:rPr>
                                  <w:rFonts w:asciiTheme="minorHAnsi" w:eastAsia="Calibri" w:hAnsiTheme="minorHAnsi"/>
                                  <w:sz w:val="22"/>
                                  <w:szCs w:val="22"/>
                                </w:rPr>
                                <w:t>Longitude</w:t>
                              </w:r>
                            </w:p>
                          </w:txbxContent>
                        </wps:txbx>
                        <wps:bodyPr rot="0" spcFirstLastPara="0" vert="horz" wrap="none" lIns="0" tIns="0" rIns="0" bIns="0" numCol="1" spcCol="0" rtlCol="0" fromWordArt="0" anchor="t" anchorCtr="0" forceAA="0" compatLnSpc="1">
                          <a:prstTxWarp prst="textNoShape">
                            <a:avLst/>
                          </a:prstTxWarp>
                          <a:noAutofit/>
                        </wps:bodyPr>
                      </wps:wsp>
                      <wps:wsp>
                        <wps:cNvPr id="81" name="Text Box 79"/>
                        <wps:cNvSpPr txBox="1"/>
                        <wps:spPr>
                          <a:xfrm rot="17074660">
                            <a:off x="107112" y="898831"/>
                            <a:ext cx="474345"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667B8B" w14:textId="77777777" w:rsidR="00F41F65" w:rsidRPr="00F27993" w:rsidRDefault="00F41F65" w:rsidP="00B8405C">
                              <w:pPr>
                                <w:pStyle w:val="NormalWeb"/>
                                <w:spacing w:before="0" w:beforeAutospacing="0" w:after="200" w:afterAutospacing="0" w:line="276" w:lineRule="auto"/>
                                <w:rPr>
                                  <w:rFonts w:asciiTheme="minorHAnsi" w:hAnsiTheme="minorHAnsi"/>
                                  <w:sz w:val="22"/>
                                  <w:szCs w:val="22"/>
                                </w:rPr>
                              </w:pPr>
                              <w:r w:rsidRPr="00F27993">
                                <w:rPr>
                                  <w:rFonts w:asciiTheme="minorHAnsi" w:eastAsia="Calibri" w:hAnsiTheme="minorHAnsi"/>
                                  <w:sz w:val="22"/>
                                  <w:szCs w:val="22"/>
                                </w:rPr>
                                <w:t>Latitude</w:t>
                              </w:r>
                            </w:p>
                          </w:txbxContent>
                        </wps:txbx>
                        <wps:bodyPr rot="0" spcFirstLastPara="0" vert="horz" wrap="none" lIns="0" tIns="0" rIns="0" bIns="0" numCol="1" spcCol="0" rtlCol="0" fromWordArt="0" anchor="t" anchorCtr="0" forceAA="0" compatLnSpc="1">
                          <a:prstTxWarp prst="textNoShape">
                            <a:avLst/>
                          </a:prstTxWarp>
                          <a:noAutofit/>
                        </wps:bodyPr>
                      </wps:wsp>
                    </wpc:wpc>
                  </a:graphicData>
                </a:graphic>
              </wp:inline>
            </w:drawing>
          </mc:Choice>
          <mc:Fallback>
            <w:pict>
              <v:group w14:anchorId="0159E008" id="Canvas 34" o:spid="_x0000_s1051" editas="canvas" style="width:342pt;height:247.15pt;mso-position-horizontal-relative:char;mso-position-vertical-relative:line" coordsize="43434,31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">
                <v:shape id="_x0000_s1052" type="#_x0000_t75" style="position:absolute;width:43434;height:31388;visibility:visible;mso-wrap-style:square">
                  <v:fill o:detectmouseclick="t"/>
                  <v:path o:connecttype="none"/>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0" o:spid="_x0000_s1053" type="#_x0000_t7" style="position:absolute;left:819;top:2663;width:41801;height:22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" adj="2965" fillcolor="#a7bfde [1620]" strokecolor="#4579b8 [3044]">
                  <v:fill color2="#e4ecf5 [500]" rotate="t" angle="180" colors="0 #a3c4ff;22938f #bfd5ff;1 #e5eeff" focus="100%" type="gradient"/>
                  <v:shadow on="t" color="black" opacity="24903f" origin=",.5" offset="0,.55556mm"/>
                  <v:textbox inset="1.82117mm,.91058mm,1.82117mm,.91058mm"/>
                </v:shape>
                <v:group id="Group 64" o:spid="_x0000_s1054" style="position:absolute;left:11898;top:5925;width:1311;height:7408" coordorigin="8001,4301" coordsize="1828,1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36" o:spid="_x0000_s1055" style="position:absolute;left:8001;top:6564;width:1140;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" fillcolor="#365f91 [2404]" strokecolor="#243f60 [1604]" strokeweight="2pt">
                    <v:textbox>
                      <w:txbxContent>
                        <w:p w14:paraId="25C22796" w14:textId="77777777" w:rsidR="00F41F65" w:rsidRDefault="00F41F65" w:rsidP="00B8405C">
                          <w:pPr>
                            <w:rPr>
                              <w:rFonts w:eastAsia="Times New Roman"/>
                            </w:rPr>
                          </w:pPr>
                        </w:p>
                      </w:txbxContent>
                    </v:textbox>
                  </v:rect>
                  <v:shape id="Freeform 37" o:spid="_x0000_s1056" style="position:absolute;left:8553;top:4301;width:1276;height:2311;visibility:visible;mso-wrap-style:square;v-text-anchor:middle" coordsize="127937,2311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" adj="-11796480,,5400" path="m3717,231188c-4909,171090,3718,124795,7168,72462,10618,20129,77904,16965,127937,e" filled="f" strokecolor="#243f60 [1604]" strokeweight="2pt">
                    <v:stroke joinstyle="miter"/>
                    <v:formulas/>
                    <v:path arrowok="t" o:connecttype="custom" o:connectlocs="3708,231121;7151,72441;127636,0" o:connectangles="0,0,0" textboxrect="0,0,127937,231188"/>
                    <v:textbox>
                      <w:txbxContent>
                        <w:p w14:paraId="4A7D533B" w14:textId="77777777" w:rsidR="00F41F65" w:rsidRDefault="00F41F65" w:rsidP="00B8405C">
                          <w:pPr>
                            <w:rPr>
                              <w:rFonts w:eastAsia="Times New Roman"/>
                            </w:rPr>
                          </w:pPr>
                        </w:p>
                      </w:txbxContent>
                    </v:textbox>
                  </v:shape>
                  <v:oval id="Oval 38" o:spid="_x0000_s1057" style="position:absolute;left:8001;top:13490;width:1140;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" fillcolor="#365f91 [2404]" strokecolor="#365f91 [2404]" strokeweight="2pt">
                    <v:textbox>
                      <w:txbxContent>
                        <w:p w14:paraId="1C220DA0" w14:textId="77777777" w:rsidR="00F41F65" w:rsidRDefault="00F41F65" w:rsidP="00B8405C">
                          <w:pPr>
                            <w:rPr>
                              <w:rFonts w:eastAsia="Times New Roman"/>
                            </w:rPr>
                          </w:pPr>
                        </w:p>
                      </w:txbxContent>
                    </v:textbox>
                  </v:oval>
                  <v:line id="Straight Connector 39" o:spid="_x0000_s1058" style="position:absolute;visibility:visible;mso-wrap-style:square" from="8571,9992" to="8571,13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" strokecolor="#365f91 [2404]" strokeweight="2.25pt"/>
                </v:group>
                <v:group id="Group 60" o:spid="_x0000_s1059" style="position:absolute;left:28290;top:15381;width:1311;height:7409" coordorigin="40005,14674" coordsize="1828,1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41" o:spid="_x0000_s1060" style="position:absolute;left:40005;top:16937;width:1140;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" fillcolor="#365f91 [2404]" strokecolor="#243f60 [1604]" strokeweight="2pt">
                    <v:textbox>
                      <w:txbxContent>
                        <w:p w14:paraId="5B39DCE9" w14:textId="77777777" w:rsidR="00F41F65" w:rsidRDefault="00F41F65" w:rsidP="00B8405C">
                          <w:pPr>
                            <w:rPr>
                              <w:rFonts w:eastAsia="Times New Roman"/>
                            </w:rPr>
                          </w:pPr>
                        </w:p>
                      </w:txbxContent>
                    </v:textbox>
                  </v:rect>
                  <v:shape id="Freeform 42" o:spid="_x0000_s1061" style="position:absolute;left:40557;top:14674;width:1276;height:2311;visibility:visible;mso-wrap-style:square;v-text-anchor:middle" coordsize="127937,2311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" adj="-11796480,,5400" path="m3717,231188c-4909,171090,3718,124795,7168,72462,10618,20129,77904,16965,127937,e" filled="f" strokecolor="#243f60 [1604]" strokeweight="2pt">
                    <v:stroke joinstyle="miter"/>
                    <v:formulas/>
                    <v:path arrowok="t" o:connecttype="custom" o:connectlocs="3708,231121;7151,72441;127636,0" o:connectangles="0,0,0" textboxrect="0,0,127937,231188"/>
                    <v:textbox>
                      <w:txbxContent>
                        <w:p w14:paraId="11931262" w14:textId="77777777" w:rsidR="00F41F65" w:rsidRDefault="00F41F65" w:rsidP="00B8405C">
                          <w:pPr>
                            <w:rPr>
                              <w:rFonts w:eastAsia="Times New Roman"/>
                            </w:rPr>
                          </w:pPr>
                        </w:p>
                      </w:txbxContent>
                    </v:textbox>
                  </v:shape>
                  <v:oval id="Oval 43" o:spid="_x0000_s1062" style="position:absolute;left:40005;top:23862;width:1140;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" fillcolor="#365f91 [2404]" strokecolor="#365f91 [2404]" strokeweight="2pt">
                    <v:textbox>
                      <w:txbxContent>
                        <w:p w14:paraId="52559700" w14:textId="77777777" w:rsidR="00F41F65" w:rsidRDefault="00F41F65" w:rsidP="00B8405C">
                          <w:pPr>
                            <w:rPr>
                              <w:rFonts w:eastAsia="Times New Roman"/>
                            </w:rPr>
                          </w:pPr>
                        </w:p>
                      </w:txbxContent>
                    </v:textbox>
                  </v:oval>
                  <v:line id="Straight Connector 44" o:spid="_x0000_s1063" style="position:absolute;visibility:visible;mso-wrap-style:square" from="40575,20365" to="40575,2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" strokecolor="#365f91 [2404]" strokeweight="2.25pt"/>
                </v:group>
                <v:group id="Group 61" o:spid="_x0000_s1064" style="position:absolute;left:25831;top:3895;width:1312;height:7408" coordorigin="27432,1471" coordsize="1828,1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46" o:spid="_x0000_s1065" style="position:absolute;left:27432;top:3734;width:1140;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" fillcolor="#c0504d [3205]" strokecolor="#c0504d [3205]" strokeweight="2pt">
                    <v:textbox>
                      <w:txbxContent>
                        <w:p w14:paraId="54CDD883" w14:textId="77777777" w:rsidR="00F41F65" w:rsidRDefault="00F41F65" w:rsidP="00B8405C">
                          <w:pPr>
                            <w:rPr>
                              <w:rFonts w:eastAsia="Times New Roman"/>
                            </w:rPr>
                          </w:pPr>
                        </w:p>
                      </w:txbxContent>
                    </v:textbox>
                  </v:rect>
                  <v:shape id="Freeform 47" o:spid="_x0000_s1066" style="position:absolute;left:27984;top:1471;width:1276;height:2311;visibility:visible;mso-wrap-style:square;v-text-anchor:middle" coordsize="127937,2311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" adj="-11796480,,5400" path="m3717,231188c-4909,171090,3718,124795,7168,72462,10618,20129,77904,16965,127937,e" filled="f" strokecolor="#c0504d [3205]" strokeweight="2pt">
                    <v:stroke joinstyle="miter"/>
                    <v:formulas/>
                    <v:path arrowok="t" o:connecttype="custom" o:connectlocs="3708,231121;7151,72441;127636,0" o:connectangles="0,0,0" textboxrect="0,0,127937,231188"/>
                    <v:textbox>
                      <w:txbxContent>
                        <w:p w14:paraId="7DB5BAF7" w14:textId="77777777" w:rsidR="00F41F65" w:rsidRDefault="00F41F65" w:rsidP="00B8405C">
                          <w:pPr>
                            <w:rPr>
                              <w:rFonts w:eastAsia="Times New Roman"/>
                            </w:rPr>
                          </w:pPr>
                        </w:p>
                      </w:txbxContent>
                    </v:textbox>
                  </v:shape>
                  <v:oval id="Oval 48" o:spid="_x0000_s1067" style="position:absolute;left:27432;top:10660;width:1140;height:1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" fillcolor="#c0504d [3205]" strokecolor="#c0504d [3205]" strokeweight="2pt">
                    <v:textbox>
                      <w:txbxContent>
                        <w:p w14:paraId="0E4472C3" w14:textId="77777777" w:rsidR="00F41F65" w:rsidRDefault="00F41F65" w:rsidP="00B8405C">
                          <w:pPr>
                            <w:rPr>
                              <w:rFonts w:eastAsia="Times New Roman"/>
                            </w:rPr>
                          </w:pPr>
                        </w:p>
                      </w:txbxContent>
                    </v:textbox>
                  </v:oval>
                  <v:line id="Straight Connector 49" o:spid="_x0000_s1068" style="position:absolute;visibility:visible;mso-wrap-style:square" from="28002,7162" to="28002,10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" strokecolor="#c0504d [3205]" strokeweight="2.25pt"/>
                </v:group>
                <v:group id="Group 62" o:spid="_x0000_s1069" style="position:absolute;left:20094;top:12514;width:1311;height:7408" coordorigin="19431,13490" coordsize="1828,1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51" o:spid="_x0000_s1070" style="position:absolute;left:19431;top:15753;width:1140;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" fillcolor="#c0504d [3205]" strokecolor="#c0504d [3205]" strokeweight="2pt">
                    <v:textbox>
                      <w:txbxContent>
                        <w:p w14:paraId="7D710584" w14:textId="77777777" w:rsidR="00F41F65" w:rsidRDefault="00F41F65" w:rsidP="00B8405C">
                          <w:pPr>
                            <w:rPr>
                              <w:rFonts w:eastAsia="Times New Roman"/>
                            </w:rPr>
                          </w:pPr>
                        </w:p>
                      </w:txbxContent>
                    </v:textbox>
                  </v:rect>
                  <v:shape id="Freeform 52" o:spid="_x0000_s1071" style="position:absolute;left:19983;top:13490;width:1276;height:2311;visibility:visible;mso-wrap-style:square;v-text-anchor:middle" coordsize="127937,2311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" adj="-11796480,,5400" path="m3717,231188c-4909,171090,3718,124795,7168,72462,10618,20129,77904,16965,127937,e" filled="f" strokecolor="#c0504d [3205]" strokeweight="2pt">
                    <v:stroke joinstyle="miter"/>
                    <v:formulas/>
                    <v:path arrowok="t" o:connecttype="custom" o:connectlocs="3708,231121;7151,72441;127636,0" o:connectangles="0,0,0" textboxrect="0,0,127937,231188"/>
                    <v:textbox>
                      <w:txbxContent>
                        <w:p w14:paraId="7B6FF86A" w14:textId="77777777" w:rsidR="00F41F65" w:rsidRDefault="00F41F65" w:rsidP="00B8405C">
                          <w:pPr>
                            <w:rPr>
                              <w:rFonts w:eastAsia="Times New Roman"/>
                            </w:rPr>
                          </w:pPr>
                        </w:p>
                      </w:txbxContent>
                    </v:textbox>
                  </v:shape>
                  <v:oval id="Oval 53" o:spid="_x0000_s1072" style="position:absolute;left:19431;top:22679;width:1140;height:1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" fillcolor="#c0504d [3205]" strokecolor="#c0504d [3205]" strokeweight="2pt">
                    <v:textbox>
                      <w:txbxContent>
                        <w:p w14:paraId="5B9B6535" w14:textId="77777777" w:rsidR="00F41F65" w:rsidRDefault="00F41F65" w:rsidP="00B8405C">
                          <w:pPr>
                            <w:rPr>
                              <w:rFonts w:eastAsia="Times New Roman"/>
                            </w:rPr>
                          </w:pPr>
                        </w:p>
                      </w:txbxContent>
                    </v:textbox>
                  </v:oval>
                  <v:line id="Straight Connector 54" o:spid="_x0000_s1073" style="position:absolute;visibility:visible;mso-wrap-style:square" from="20001,19181" to="20001,22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" strokecolor="#c0504d [3205]" strokeweight="2.25pt"/>
                </v:group>
                <v:group id="Group 63" o:spid="_x0000_s1074" style="position:absolute;left:9439;top:15381;width:1311;height:7409" coordorigin="4572,17489" coordsize="1828,1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56" o:spid="_x0000_s1075" style="position:absolute;left:4572;top:19752;width:1140;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" fillcolor="#5f497a [2407]" strokecolor="#5f497a [2407]" strokeweight="2pt">
                    <v:textbox>
                      <w:txbxContent>
                        <w:p w14:paraId="0B110259" w14:textId="77777777" w:rsidR="00F41F65" w:rsidRDefault="00F41F65" w:rsidP="00B8405C">
                          <w:pPr>
                            <w:rPr>
                              <w:rFonts w:eastAsia="Times New Roman"/>
                            </w:rPr>
                          </w:pPr>
                        </w:p>
                      </w:txbxContent>
                    </v:textbox>
                  </v:rect>
                  <v:shape id="Freeform 57" o:spid="_x0000_s1076" style="position:absolute;left:5124;top:17489;width:1276;height:2311;visibility:visible;mso-wrap-style:square;v-text-anchor:middle" coordsize="127937,2311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" adj="-11796480,,5400" path="m3717,231188c-4909,171090,3718,124795,7168,72462,10618,20129,77904,16965,127937,e" filled="f" strokecolor="#5f497a [2407]" strokeweight="2pt">
                    <v:stroke joinstyle="miter"/>
                    <v:formulas/>
                    <v:path arrowok="t" o:connecttype="custom" o:connectlocs="3708,231121;7151,72441;127636,0" o:connectangles="0,0,0" textboxrect="0,0,127937,231188"/>
                    <v:textbox>
                      <w:txbxContent>
                        <w:p w14:paraId="0FBFD75F" w14:textId="77777777" w:rsidR="00F41F65" w:rsidRDefault="00F41F65" w:rsidP="00B8405C">
                          <w:pPr>
                            <w:rPr>
                              <w:rFonts w:eastAsia="Times New Roman"/>
                            </w:rPr>
                          </w:pPr>
                        </w:p>
                      </w:txbxContent>
                    </v:textbox>
                  </v:shape>
                  <v:oval id="Oval 58" o:spid="_x0000_s1077" style="position:absolute;left:4572;top:26678;width:1140;height:1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" fillcolor="#5f497a [2407]" strokecolor="#5f497a [2407]" strokeweight="2pt">
                    <v:textbox>
                      <w:txbxContent>
                        <w:p w14:paraId="5D8549EC" w14:textId="77777777" w:rsidR="00F41F65" w:rsidRDefault="00F41F65" w:rsidP="00B8405C">
                          <w:pPr>
                            <w:rPr>
                              <w:rFonts w:eastAsia="Times New Roman"/>
                            </w:rPr>
                          </w:pPr>
                        </w:p>
                      </w:txbxContent>
                    </v:textbox>
                  </v:oval>
                  <v:line id="Straight Connector 59" o:spid="_x0000_s1078" style="position:absolute;visibility:visible;mso-wrap-style:square" from="5142,23180" to="5142,26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" strokecolor="#5f497a [2407]" strokeweight="2.25pt"/>
                </v:group>
                <v:shape id="Text Box 24" o:spid="_x0000_s1079" type="#_x0000_t202" style="position:absolute;left:7451;top:4130;width:4978;height:21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" filled="f" stroked="f" strokeweight=".5pt">
                  <v:textbox inset="0,0,0,0">
                    <w:txbxContent>
                      <w:p w14:paraId="7327B95C" w14:textId="77777777" w:rsidR="00F41F65" w:rsidRPr="00F27993" w:rsidRDefault="00F41F65" w:rsidP="00B8405C">
                        <w:pPr>
                          <w:pStyle w:val="NormalWeb"/>
                          <w:spacing w:before="0" w:beforeAutospacing="0" w:after="200" w:afterAutospacing="0" w:line="276" w:lineRule="auto"/>
                          <w:rPr>
                            <w:rFonts w:asciiTheme="minorHAnsi" w:hAnsiTheme="minorHAnsi"/>
                            <w:sz w:val="22"/>
                            <w:szCs w:val="22"/>
                          </w:rPr>
                        </w:pPr>
                        <w:r w:rsidRPr="00F27993">
                          <w:rPr>
                            <w:rFonts w:asciiTheme="minorHAnsi" w:eastAsia="Calibri" w:hAnsiTheme="minorHAnsi"/>
                            <w:color w:val="254061"/>
                            <w:sz w:val="22"/>
                            <w:szCs w:val="22"/>
                          </w:rPr>
                          <w:t>source A</w:t>
                        </w:r>
                      </w:p>
                    </w:txbxContent>
                  </v:textbox>
                </v:shape>
                <v:shape id="Text Box 24" o:spid="_x0000_s1080" type="#_x0000_t202" style="position:absolute;left:29929;top:21893;width:4934;height:21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" filled="f" stroked="f" strokeweight=".5pt">
                  <v:textbox inset="0,0,0,0">
                    <w:txbxContent>
                      <w:p w14:paraId="30A3A715" w14:textId="77777777" w:rsidR="00F41F65" w:rsidRPr="00F27993" w:rsidRDefault="00F41F65" w:rsidP="00B8405C">
                        <w:pPr>
                          <w:pStyle w:val="NormalWeb"/>
                          <w:spacing w:before="0" w:beforeAutospacing="0" w:after="200" w:afterAutospacing="0" w:line="276" w:lineRule="auto"/>
                          <w:rPr>
                            <w:rFonts w:asciiTheme="minorHAnsi" w:hAnsiTheme="minorHAnsi"/>
                            <w:sz w:val="22"/>
                            <w:szCs w:val="22"/>
                          </w:rPr>
                        </w:pPr>
                        <w:r w:rsidRPr="00F27993">
                          <w:rPr>
                            <w:rFonts w:asciiTheme="minorHAnsi" w:eastAsia="Calibri" w:hAnsiTheme="minorHAnsi"/>
                            <w:color w:val="254061"/>
                            <w:sz w:val="22"/>
                            <w:szCs w:val="22"/>
                          </w:rPr>
                          <w:t>source B</w:t>
                        </w:r>
                      </w:p>
                    </w:txbxContent>
                  </v:textbox>
                </v:shape>
                <v:shape id="Text Box 24" o:spid="_x0000_s1081" type="#_x0000_t202" style="position:absolute;left:28290;top:3800;width:5842;height:2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" filled="f" stroked="f" strokeweight=".5pt">
                  <v:textbox inset="0,0,0,0">
                    <w:txbxContent>
                      <w:p w14:paraId="6A583D5C" w14:textId="77777777" w:rsidR="00F41F65" w:rsidRPr="00F27993" w:rsidRDefault="00F41F65" w:rsidP="00B8405C">
                        <w:pPr>
                          <w:pStyle w:val="NormalWeb"/>
                          <w:spacing w:before="0" w:beforeAutospacing="0" w:after="200" w:afterAutospacing="0" w:line="276" w:lineRule="auto"/>
                          <w:rPr>
                            <w:rFonts w:asciiTheme="minorHAnsi" w:hAnsiTheme="minorHAnsi"/>
                            <w:color w:val="943634" w:themeColor="accent2" w:themeShade="BF"/>
                            <w:sz w:val="22"/>
                            <w:szCs w:val="22"/>
                          </w:rPr>
                        </w:pPr>
                        <w:r w:rsidRPr="00F27993">
                          <w:rPr>
                            <w:rFonts w:asciiTheme="minorHAnsi" w:eastAsia="Calibri" w:hAnsiTheme="minorHAnsi"/>
                            <w:color w:val="943634" w:themeColor="accent2" w:themeShade="BF"/>
                            <w:sz w:val="22"/>
                            <w:szCs w:val="22"/>
                          </w:rPr>
                          <w:t>receiver D</w:t>
                        </w:r>
                      </w:p>
                    </w:txbxContent>
                  </v:textbox>
                </v:shape>
                <v:shape id="Text Box 24" o:spid="_x0000_s1082" type="#_x0000_t202" style="position:absolute;left:22553;top:14068;width:5727;height:2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" filled="f" stroked="f" strokeweight=".5pt">
                  <v:textbox inset="0,0,0,0">
                    <w:txbxContent>
                      <w:p w14:paraId="134929D8" w14:textId="77777777" w:rsidR="00F41F65" w:rsidRPr="00F27993" w:rsidRDefault="00F41F65" w:rsidP="00B8405C">
                        <w:pPr>
                          <w:pStyle w:val="NormalWeb"/>
                          <w:spacing w:before="0" w:beforeAutospacing="0" w:after="200" w:afterAutospacing="0" w:line="276" w:lineRule="auto"/>
                          <w:rPr>
                            <w:rFonts w:asciiTheme="minorHAnsi" w:hAnsiTheme="minorHAnsi"/>
                            <w:color w:val="943634" w:themeColor="accent2" w:themeShade="BF"/>
                            <w:sz w:val="22"/>
                            <w:szCs w:val="22"/>
                          </w:rPr>
                        </w:pPr>
                        <w:r w:rsidRPr="00F27993">
                          <w:rPr>
                            <w:rFonts w:asciiTheme="minorHAnsi" w:eastAsia="Calibri" w:hAnsiTheme="minorHAnsi"/>
                            <w:color w:val="943634" w:themeColor="accent2" w:themeShade="BF"/>
                            <w:sz w:val="22"/>
                            <w:szCs w:val="22"/>
                          </w:rPr>
                          <w:t>receiver C</w:t>
                        </w:r>
                      </w:p>
                    </w:txbxContent>
                  </v:textbox>
                </v:shape>
                <v:shape id="Text Box 24" o:spid="_x0000_s1083" type="#_x0000_t202" style="position:absolute;left:6980;top:23067;width:9995;height:21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" filled="f" stroked="f" strokeweight=".5pt">
                  <v:textbox inset="0,0,0,0">
                    <w:txbxContent>
                      <w:p w14:paraId="6D78694B" w14:textId="77777777" w:rsidR="00F41F65" w:rsidRPr="00F27993" w:rsidRDefault="00F41F65" w:rsidP="00B8405C">
                        <w:pPr>
                          <w:pStyle w:val="NormalWeb"/>
                          <w:spacing w:before="0" w:beforeAutospacing="0" w:after="200" w:afterAutospacing="0" w:line="276" w:lineRule="auto"/>
                          <w:rPr>
                            <w:rFonts w:asciiTheme="minorHAnsi" w:hAnsiTheme="minorHAnsi"/>
                            <w:color w:val="5F497A" w:themeColor="accent4" w:themeShade="BF"/>
                            <w:sz w:val="22"/>
                            <w:szCs w:val="22"/>
                          </w:rPr>
                        </w:pPr>
                        <w:r w:rsidRPr="00F27993">
                          <w:rPr>
                            <w:rFonts w:asciiTheme="minorHAnsi" w:eastAsia="Calibri" w:hAnsiTheme="minorHAnsi"/>
                            <w:color w:val="5F497A" w:themeColor="accent4" w:themeShade="BF"/>
                            <w:sz w:val="22"/>
                            <w:szCs w:val="22"/>
                          </w:rPr>
                          <w:t>source/receiver E</w:t>
                        </w:r>
                      </w:p>
                    </w:txbxContent>
                  </v:textbox>
                </v:shape>
                <v:rect id="Rectangle 71" o:spid="_x0000_s1084" style="position:absolute;left:819;top:25613;width:36063;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inset="1.82117mm,.91058mm,1.82117mm,.91058mm"/>
                </v:rect>
                <v:rect id="Rectangle 72" o:spid="_x0000_s1085" style="position:absolute;left:819;top:28891;width:36063;height:1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" fillcolor="#fbcaa2 [1625]" strokecolor="#f68c36 [3049]">
                  <v:fill color2="#fdefe3 [505]" rotate="t" angle="180" colors="0 #ffbe86;22938f #ffd0aa;1 #ffebdb" focus="100%" type="gradient"/>
                  <v:shadow on="t" color="black" opacity="24903f" origin=",.5" offset="0,.55556mm"/>
                  <v:textbox inset="1.82117mm,.91058mm,1.82117mm,.91058mm"/>
                </v:rect>
                <v:shape id="Freeform 74" o:spid="_x0000_s1086" style="position:absolute;left:36882;top:2527;width:5806;height:26364;visibility:visible;mso-wrap-style:square;v-text-anchor:middle" coordsize="809625,367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" path="m,3676650l809625,438150,790575,,9525,3200400,,3676650xe" fillcolor="#a7bfde [1620]" strokecolor="#4579b8 [3044]">
                  <v:fill color2="#e4ecf5 [500]" rotate="t" angle="180" colors="0 #a3c4ff;22938f #bfd5ff;1 #e5eeff" focus="100%" type="gradient"/>
                  <v:shadow on="t" color="black" opacity="24903f" origin=",.5" offset="0,.55556mm"/>
                  <v:path arrowok="t" o:connecttype="custom" o:connectlocs="0,2636442;580564,314187;566904,0;6830,2294934;0,2636442" o:connectangles="0,0,0,0,0"/>
                </v:shape>
                <v:shape id="Freeform 78" o:spid="_x0000_s1087" style="position:absolute;left:36882;top:5781;width:5874;height:24681;visibility:visible;mso-wrap-style:square;v-text-anchor:middle" coordsize="819150,3441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" path="m9525,3441873l819150,212898,819150,,,3222797r9525,219076xe" fillcolor="#fbcaa2 [1625]" strokecolor="#f68c36 [3049]">
                  <v:fill color2="#fdefe3 [505]" rotate="t" angle="180" colors="0 #ffbe86;22938f #ffd0aa;1 #ffebdb" focus="100%" type="gradient"/>
                  <v:shadow on="t" color="black" opacity="24903f" origin=",.5" offset="0,.55556mm"/>
                  <v:path arrowok="t" o:connecttype="custom" o:connectlocs="6830,2468088;587394,152664;587394,0;0,2310994;6830,2468088" o:connectangles="0,0,0,0,0"/>
                </v:shape>
                <v:shape id="Text Box 79" o:spid="_x0000_s1088" type="#_x0000_t202" style="position:absolute;left:20490;top:621;width:5734;height:21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" filled="f" stroked="f" strokeweight=".5pt">
                  <v:textbox inset="0,0,0,0">
                    <w:txbxContent>
                      <w:p w14:paraId="3B407094" w14:textId="77777777" w:rsidR="00F41F65" w:rsidRPr="00F27993" w:rsidRDefault="00F41F65" w:rsidP="00B8405C">
                        <w:pPr>
                          <w:pStyle w:val="NormalWeb"/>
                          <w:spacing w:before="0" w:beforeAutospacing="0" w:after="200" w:afterAutospacing="0" w:line="276" w:lineRule="auto"/>
                          <w:rPr>
                            <w:rFonts w:asciiTheme="minorHAnsi" w:hAnsiTheme="minorHAnsi"/>
                            <w:sz w:val="22"/>
                            <w:szCs w:val="22"/>
                          </w:rPr>
                        </w:pPr>
                        <w:r w:rsidRPr="00F27993">
                          <w:rPr>
                            <w:rFonts w:asciiTheme="minorHAnsi" w:eastAsia="Calibri" w:hAnsiTheme="minorHAnsi"/>
                            <w:sz w:val="22"/>
                            <w:szCs w:val="22"/>
                          </w:rPr>
                          <w:t>Longitude</w:t>
                        </w:r>
                      </w:p>
                    </w:txbxContent>
                  </v:textbox>
                </v:shape>
                <v:shape id="Text Box 79" o:spid="_x0000_s1089" type="#_x0000_t202" style="position:absolute;left:1070;top:8988;width:4743;height:2102;rotation:-494287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" filled="f" stroked="f" strokeweight=".5pt">
                  <v:textbox inset="0,0,0,0">
                    <w:txbxContent>
                      <w:p w14:paraId="50667B8B" w14:textId="77777777" w:rsidR="00F41F65" w:rsidRPr="00F27993" w:rsidRDefault="00F41F65" w:rsidP="00B8405C">
                        <w:pPr>
                          <w:pStyle w:val="NormalWeb"/>
                          <w:spacing w:before="0" w:beforeAutospacing="0" w:after="200" w:afterAutospacing="0" w:line="276" w:lineRule="auto"/>
                          <w:rPr>
                            <w:rFonts w:asciiTheme="minorHAnsi" w:hAnsiTheme="minorHAnsi"/>
                            <w:sz w:val="22"/>
                            <w:szCs w:val="22"/>
                          </w:rPr>
                        </w:pPr>
                        <w:r w:rsidRPr="00F27993">
                          <w:rPr>
                            <w:rFonts w:asciiTheme="minorHAnsi" w:eastAsia="Calibri" w:hAnsiTheme="minorHAnsi"/>
                            <w:sz w:val="22"/>
                            <w:szCs w:val="22"/>
                          </w:rPr>
                          <w:t>Latitude</w:t>
                        </w:r>
                      </w:p>
                    </w:txbxContent>
                  </v:textbox>
                </v:shape>
                <w10:anchorlock/>
              </v:group>
            </w:pict>
          </mc:Fallback>
        </mc:AlternateContent>
      </w:r>
    </w:p>
    <w:p w14:paraId="44FFF735" w14:textId="4559D54A" w:rsidR="00B8405C" w:rsidRDefault="00B8405C" w:rsidP="00B8405C">
      <w:pPr>
        <w:pStyle w:val="Caption"/>
        <w:jc w:val="center"/>
      </w:pPr>
      <w:bookmarkStart w:id="23" w:name="_Ref412219069"/>
      <w:bookmarkStart w:id="24" w:name="_Toc416777693"/>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4B08A1">
        <w:rPr>
          <w:noProof/>
        </w:rPr>
        <w:t>2</w:t>
      </w:r>
      <w:r w:rsidR="0045421D">
        <w:rPr>
          <w:noProof/>
        </w:rPr>
        <w:fldChar w:fldCharType="end"/>
      </w:r>
      <w:bookmarkEnd w:id="23"/>
      <w:r>
        <w:t xml:space="preserve"> – </w:t>
      </w:r>
      <w:proofErr w:type="spellStart"/>
      <w:r>
        <w:t>Multistatic</w:t>
      </w:r>
      <w:proofErr w:type="spellEnd"/>
      <w:r>
        <w:t xml:space="preserve"> reverberation</w:t>
      </w:r>
      <w:bookmarkEnd w:id="24"/>
    </w:p>
    <w:p w14:paraId="2ABB7D8D" w14:textId="77777777" w:rsidR="00056F42" w:rsidRDefault="00056F42" w:rsidP="00056F42">
      <w:proofErr w:type="spellStart"/>
      <w:r w:rsidRPr="00B8405C">
        <w:t>Multistatic</w:t>
      </w:r>
      <w:proofErr w:type="spellEnd"/>
      <w:r w:rsidRPr="00B8405C">
        <w:t xml:space="preserve"> </w:t>
      </w:r>
      <w:r>
        <w:t xml:space="preserve">reverberation is calculated from </w:t>
      </w:r>
      <w:r w:rsidR="00B37DC7">
        <w:t xml:space="preserve">physically </w:t>
      </w:r>
      <w:r>
        <w:t xml:space="preserve">separated sources and receivers.  </w:t>
      </w:r>
    </w:p>
    <w:p w14:paraId="75CC6721" w14:textId="77777777" w:rsidR="00056F42" w:rsidRDefault="00056F42" w:rsidP="00056F42">
      <w:pPr>
        <w:pStyle w:val="ListParagraph"/>
        <w:numPr>
          <w:ilvl w:val="0"/>
          <w:numId w:val="3"/>
        </w:numPr>
      </w:pPr>
      <w:r>
        <w:t>Some sensors act as sources, some act as receivers, and some act as both.</w:t>
      </w:r>
    </w:p>
    <w:p w14:paraId="3D9D662F" w14:textId="77777777" w:rsidR="00056F42" w:rsidRDefault="00056F42" w:rsidP="00056F42">
      <w:pPr>
        <w:pStyle w:val="ListParagraph"/>
        <w:numPr>
          <w:ilvl w:val="0"/>
          <w:numId w:val="3"/>
        </w:numPr>
      </w:pPr>
      <w:r>
        <w:t>A single transmission from a source can generate reverberation for multiple receivers.</w:t>
      </w:r>
    </w:p>
    <w:p w14:paraId="5A65E307" w14:textId="77777777" w:rsidR="000C266B" w:rsidRDefault="000C266B" w:rsidP="000C266B">
      <w:pPr>
        <w:pStyle w:val="ListParagraph"/>
        <w:numPr>
          <w:ilvl w:val="0"/>
          <w:numId w:val="3"/>
        </w:numPr>
      </w:pPr>
      <w:r>
        <w:lastRenderedPageBreak/>
        <w:t>Direct blast paths, called fathometer returns in this design, are modeled as eigenrays from the sources to the receivers.</w:t>
      </w:r>
    </w:p>
    <w:p w14:paraId="11C3681A" w14:textId="77777777" w:rsidR="00C41C4B" w:rsidRDefault="00634B2F" w:rsidP="00056F42">
      <w:pPr>
        <w:pStyle w:val="ListParagraph"/>
        <w:numPr>
          <w:ilvl w:val="0"/>
          <w:numId w:val="3"/>
        </w:numPr>
      </w:pPr>
      <w:proofErr w:type="spellStart"/>
      <w:r>
        <w:t>M</w:t>
      </w:r>
      <w:r w:rsidRPr="00B8405C">
        <w:t>ultistatic</w:t>
      </w:r>
      <w:proofErr w:type="spellEnd"/>
      <w:r>
        <w:t xml:space="preserve"> r</w:t>
      </w:r>
      <w:r w:rsidR="00C41C4B">
        <w:t xml:space="preserve">everberation is modeled only for sensors that are capable of </w:t>
      </w:r>
      <w:proofErr w:type="spellStart"/>
      <w:r w:rsidR="00C41C4B">
        <w:t>m</w:t>
      </w:r>
      <w:r w:rsidR="00C41C4B" w:rsidRPr="00B8405C">
        <w:t>ultistatic</w:t>
      </w:r>
      <w:proofErr w:type="spellEnd"/>
      <w:r w:rsidR="00C41C4B">
        <w:t xml:space="preserve"> signal processing.</w:t>
      </w:r>
      <w:r>
        <w:t xml:space="preserve">  </w:t>
      </w:r>
      <w:r w:rsidR="00402787">
        <w:t>M</w:t>
      </w:r>
      <w:r>
        <w:t xml:space="preserve">onostatic reverberation is computed </w:t>
      </w:r>
      <w:r w:rsidR="00402787">
        <w:t>in cases where the source and receiver are the same sensor.</w:t>
      </w:r>
    </w:p>
    <w:p w14:paraId="107D57C8" w14:textId="77777777" w:rsidR="000D781C" w:rsidRDefault="000D781C" w:rsidP="00B37DC7">
      <w:pPr>
        <w:pStyle w:val="Heading1"/>
      </w:pPr>
      <w:bookmarkStart w:id="25" w:name="_Toc416777678"/>
      <w:r>
        <w:t>Features</w:t>
      </w:r>
      <w:bookmarkEnd w:id="25"/>
    </w:p>
    <w:p w14:paraId="339D5F2F" w14:textId="77777777" w:rsidR="00CA1475" w:rsidRDefault="00295719" w:rsidP="00CA1475">
      <w:pPr>
        <w:keepNext/>
        <w:jc w:val="center"/>
      </w:pPr>
      <w:r>
        <w:rPr>
          <w:noProof/>
        </w:rPr>
        <w:drawing>
          <wp:inline distT="0" distB="0" distL="0" distR="0" wp14:anchorId="07208797" wp14:editId="05FE71EB">
            <wp:extent cx="5943600" cy="43103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10391"/>
                    </a:xfrm>
                    <a:prstGeom prst="rect">
                      <a:avLst/>
                    </a:prstGeom>
                    <a:noFill/>
                    <a:ln>
                      <a:noFill/>
                    </a:ln>
                  </pic:spPr>
                </pic:pic>
              </a:graphicData>
            </a:graphic>
          </wp:inline>
        </w:drawing>
      </w:r>
    </w:p>
    <w:p w14:paraId="37596B83" w14:textId="635B3927" w:rsidR="00193A1B" w:rsidRDefault="00CA1475" w:rsidP="00CA1475">
      <w:pPr>
        <w:pStyle w:val="Caption"/>
        <w:jc w:val="center"/>
      </w:pPr>
      <w:bookmarkStart w:id="26" w:name="_Ref412218519"/>
      <w:bookmarkStart w:id="27" w:name="_Toc416777694"/>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4B08A1">
        <w:rPr>
          <w:noProof/>
        </w:rPr>
        <w:t>3</w:t>
      </w:r>
      <w:r w:rsidR="0045421D">
        <w:rPr>
          <w:noProof/>
        </w:rPr>
        <w:fldChar w:fldCharType="end"/>
      </w:r>
      <w:bookmarkEnd w:id="26"/>
      <w:r>
        <w:t xml:space="preserve"> – Implementation Features</w:t>
      </w:r>
      <w:bookmarkEnd w:id="27"/>
    </w:p>
    <w:p w14:paraId="7C7E4778" w14:textId="091E3939" w:rsidR="00A52BDE" w:rsidRPr="00CA1475" w:rsidRDefault="00A52BDE" w:rsidP="00A52BDE">
      <w:r>
        <w:t xml:space="preserve">This implementation of the </w:t>
      </w:r>
      <w:proofErr w:type="spellStart"/>
      <w:r w:rsidRPr="000F3652">
        <w:t>Eigenverb</w:t>
      </w:r>
      <w:proofErr w:type="spellEnd"/>
      <w:r>
        <w:t xml:space="preserve"> model provides a set of services to sonar training systems.  These services, illustrated in </w:t>
      </w:r>
      <w:r>
        <w:fldChar w:fldCharType="begin"/>
      </w:r>
      <w:r>
        <w:instrText xml:space="preserve"> REF _Ref412218519 \h </w:instrText>
      </w:r>
      <w:r>
        <w:fldChar w:fldCharType="separate"/>
      </w:r>
      <w:r w:rsidR="004B08A1">
        <w:t xml:space="preserve">Figure </w:t>
      </w:r>
      <w:r w:rsidR="004B08A1">
        <w:rPr>
          <w:noProof/>
        </w:rPr>
        <w:t>3</w:t>
      </w:r>
      <w:r>
        <w:fldChar w:fldCharType="end"/>
      </w:r>
      <w:r>
        <w:t>, define the fundamental features of this implementation.  These services are individually discussed in the sections that follow.</w:t>
      </w:r>
    </w:p>
    <w:p w14:paraId="1388C05B" w14:textId="77777777" w:rsidR="008D3C34" w:rsidRDefault="008D3C34" w:rsidP="00295719">
      <w:pPr>
        <w:pStyle w:val="Heading2"/>
      </w:pPr>
      <w:bookmarkStart w:id="28" w:name="_Toc416777679"/>
      <w:r>
        <w:lastRenderedPageBreak/>
        <w:t>Execute task threads</w:t>
      </w:r>
      <w:bookmarkEnd w:id="28"/>
    </w:p>
    <w:p w14:paraId="00481CFB" w14:textId="77777777" w:rsidR="008D3C34" w:rsidRDefault="008D3C34" w:rsidP="00295719">
      <w:pPr>
        <w:keepNext/>
      </w:pPr>
      <w:r w:rsidRPr="008D3C34">
        <w:t>Th</w:t>
      </w:r>
      <w:r>
        <w:t>is</w:t>
      </w:r>
      <w:r w:rsidRPr="008D3C34">
        <w:t xml:space="preserve"> implementation </w:t>
      </w:r>
      <w:r>
        <w:t xml:space="preserve">uses </w:t>
      </w:r>
      <w:r w:rsidRPr="008D3C34">
        <w:t>threads to distribute computation</w:t>
      </w:r>
      <w:r w:rsidR="00331123">
        <w:t xml:space="preserve"> task</w:t>
      </w:r>
      <w:r w:rsidRPr="008D3C34">
        <w:t>s across processors on multicore computers.</w:t>
      </w:r>
      <w:r w:rsidR="00F46CFE">
        <w:t xml:space="preserve">  It uses a thread pool to schedule and control the execution of these threads across the processors.  Threads can be aborted either before they are</w:t>
      </w:r>
      <w:r w:rsidR="009A3D9D">
        <w:t xml:space="preserve"> run</w:t>
      </w:r>
      <w:r w:rsidR="00F46CFE">
        <w:t>, or during their execution.</w:t>
      </w:r>
    </w:p>
    <w:p w14:paraId="698C8C51" w14:textId="77777777" w:rsidR="00710989" w:rsidRDefault="00226C6E" w:rsidP="00710989">
      <w:pPr>
        <w:keepNext/>
        <w:jc w:val="center"/>
      </w:pPr>
      <w:r>
        <w:rPr>
          <w:noProof/>
        </w:rPr>
        <w:drawing>
          <wp:inline distT="0" distB="0" distL="0" distR="0" wp14:anchorId="0D64F17B" wp14:editId="7490BC7E">
            <wp:extent cx="5943600" cy="4218094"/>
            <wp:effectExtent l="19050" t="19050" r="19050" b="114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18094"/>
                    </a:xfrm>
                    <a:prstGeom prst="rect">
                      <a:avLst/>
                    </a:prstGeom>
                    <a:noFill/>
                    <a:ln>
                      <a:solidFill>
                        <a:schemeClr val="tx1"/>
                      </a:solidFill>
                    </a:ln>
                  </pic:spPr>
                </pic:pic>
              </a:graphicData>
            </a:graphic>
          </wp:inline>
        </w:drawing>
      </w:r>
    </w:p>
    <w:p w14:paraId="4FEFF60A" w14:textId="6DE85F50" w:rsidR="00710989" w:rsidRDefault="00710989" w:rsidP="00710989">
      <w:pPr>
        <w:pStyle w:val="Caption"/>
        <w:jc w:val="center"/>
      </w:pPr>
      <w:bookmarkStart w:id="29" w:name="_Ref414636835"/>
      <w:bookmarkStart w:id="30" w:name="_Toc416777695"/>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4B08A1">
        <w:rPr>
          <w:noProof/>
        </w:rPr>
        <w:t>4</w:t>
      </w:r>
      <w:r w:rsidR="0045421D">
        <w:rPr>
          <w:noProof/>
        </w:rPr>
        <w:fldChar w:fldCharType="end"/>
      </w:r>
      <w:bookmarkEnd w:id="29"/>
      <w:r>
        <w:t xml:space="preserve"> – </w:t>
      </w:r>
      <w:r w:rsidRPr="004B32FD">
        <w:t>Execute task threads</w:t>
      </w:r>
      <w:r>
        <w:t xml:space="preserve"> sequence</w:t>
      </w:r>
      <w:bookmarkEnd w:id="30"/>
    </w:p>
    <w:p w14:paraId="43BEB41A" w14:textId="14240BD9" w:rsidR="001C2285" w:rsidRPr="00147E9F" w:rsidRDefault="001C2285" w:rsidP="001C2285">
      <w:r>
        <w:t>The typical sequence of events for e</w:t>
      </w:r>
      <w:r w:rsidRPr="001C2285">
        <w:t>xecut</w:t>
      </w:r>
      <w:r>
        <w:t>ing</w:t>
      </w:r>
      <w:r w:rsidRPr="001C2285">
        <w:t xml:space="preserve"> </w:t>
      </w:r>
      <w:r w:rsidR="00331123" w:rsidRPr="008D3C34">
        <w:t>computation</w:t>
      </w:r>
      <w:r w:rsidR="00331123">
        <w:t xml:space="preserve"> task</w:t>
      </w:r>
      <w:r w:rsidR="00331123" w:rsidRPr="008D3C34">
        <w:t>s</w:t>
      </w:r>
      <w:r>
        <w:t xml:space="preserve"> is illustrated in </w:t>
      </w:r>
      <w:r>
        <w:fldChar w:fldCharType="begin"/>
      </w:r>
      <w:r>
        <w:instrText xml:space="preserve"> REF _Ref414636835 \h </w:instrText>
      </w:r>
      <w:r>
        <w:fldChar w:fldCharType="separate"/>
      </w:r>
      <w:r w:rsidR="004B08A1">
        <w:t xml:space="preserve">Figure </w:t>
      </w:r>
      <w:r w:rsidR="004B08A1">
        <w:rPr>
          <w:noProof/>
        </w:rPr>
        <w:t>4</w:t>
      </w:r>
      <w:r>
        <w:fldChar w:fldCharType="end"/>
      </w:r>
      <w:r>
        <w:t xml:space="preserve">.  The classes that implement these behaviors are illustrated in </w:t>
      </w:r>
      <w:r>
        <w:fldChar w:fldCharType="begin"/>
      </w:r>
      <w:r>
        <w:instrText xml:space="preserve"> REF _Ref414636853 \h </w:instrText>
      </w:r>
      <w:r>
        <w:fldChar w:fldCharType="separate"/>
      </w:r>
      <w:r w:rsidR="004B08A1">
        <w:t xml:space="preserve">Figure </w:t>
      </w:r>
      <w:r w:rsidR="004B08A1">
        <w:rPr>
          <w:noProof/>
        </w:rPr>
        <w:t>5</w:t>
      </w:r>
      <w:r>
        <w:fldChar w:fldCharType="end"/>
      </w:r>
      <w:r>
        <w:t xml:space="preserve">.  </w:t>
      </w:r>
      <w:r w:rsidR="005D7F0A">
        <w:t>The typical sequence</w:t>
      </w:r>
      <w:r>
        <w:t xml:space="preserve"> of events consists of the following steps:</w:t>
      </w:r>
    </w:p>
    <w:p w14:paraId="06101474" w14:textId="77777777" w:rsidR="001C2285" w:rsidRDefault="001C2285" w:rsidP="001C2285">
      <w:pPr>
        <w:pStyle w:val="ListParagraph"/>
        <w:numPr>
          <w:ilvl w:val="0"/>
          <w:numId w:val="14"/>
        </w:numPr>
      </w:pPr>
      <w:r>
        <w:t xml:space="preserve">A component of the reverberation </w:t>
      </w:r>
      <w:r w:rsidR="00F23D0E">
        <w:t xml:space="preserve">model </w:t>
      </w:r>
      <w:r>
        <w:t xml:space="preserve">creates a new </w:t>
      </w:r>
      <w:proofErr w:type="spellStart"/>
      <w:r w:rsidRPr="00710989">
        <w:rPr>
          <w:rStyle w:val="IntenseEmphasis"/>
        </w:rPr>
        <w:t>thread</w:t>
      </w:r>
      <w:r w:rsidR="00710989" w:rsidRPr="00710989">
        <w:rPr>
          <w:rStyle w:val="IntenseEmphasis"/>
        </w:rPr>
        <w:t>_task</w:t>
      </w:r>
      <w:proofErr w:type="spellEnd"/>
      <w:r>
        <w:t xml:space="preserve"> to implement some calculation.</w:t>
      </w:r>
      <w:r w:rsidR="00331123">
        <w:t xml:space="preserve">  The </w:t>
      </w:r>
      <w:proofErr w:type="gramStart"/>
      <w:r w:rsidR="00331123">
        <w:t>run(</w:t>
      </w:r>
      <w:proofErr w:type="gramEnd"/>
      <w:r w:rsidR="00331123">
        <w:t xml:space="preserve">) method of the </w:t>
      </w:r>
      <w:proofErr w:type="spellStart"/>
      <w:r w:rsidR="00331123" w:rsidRPr="00710989">
        <w:rPr>
          <w:rStyle w:val="IntenseEmphasis"/>
        </w:rPr>
        <w:t>thread_task</w:t>
      </w:r>
      <w:proofErr w:type="spellEnd"/>
      <w:r w:rsidR="00331123">
        <w:t xml:space="preserve"> implements the </w:t>
      </w:r>
      <w:r w:rsidR="00331123" w:rsidRPr="008D3C34">
        <w:t>computation</w:t>
      </w:r>
      <w:r w:rsidR="00331123">
        <w:t xml:space="preserve"> task.</w:t>
      </w:r>
    </w:p>
    <w:p w14:paraId="31ED52CD" w14:textId="77777777" w:rsidR="001C2285" w:rsidRDefault="001C2285" w:rsidP="001C2285">
      <w:pPr>
        <w:pStyle w:val="ListParagraph"/>
        <w:numPr>
          <w:ilvl w:val="1"/>
          <w:numId w:val="14"/>
        </w:numPr>
      </w:pPr>
      <w:r>
        <w:t xml:space="preserve">This task is passed to the </w:t>
      </w:r>
      <w:proofErr w:type="gramStart"/>
      <w:r w:rsidRPr="00710989">
        <w:rPr>
          <w:rStyle w:val="IntenseEmphasis"/>
        </w:rPr>
        <w:t>run(</w:t>
      </w:r>
      <w:proofErr w:type="gramEnd"/>
      <w:r w:rsidRPr="00710989">
        <w:rPr>
          <w:rStyle w:val="IntenseEmphasis"/>
        </w:rPr>
        <w:t>)</w:t>
      </w:r>
      <w:r>
        <w:t xml:space="preserve"> method of a </w:t>
      </w:r>
      <w:proofErr w:type="spellStart"/>
      <w:r w:rsidRPr="001C2285">
        <w:rPr>
          <w:rStyle w:val="IntenseEmphasis"/>
        </w:rPr>
        <w:t>thread_pool</w:t>
      </w:r>
      <w:proofErr w:type="spellEnd"/>
      <w:r>
        <w:t xml:space="preserve">.  A shared pointer is used so that both the </w:t>
      </w:r>
      <w:proofErr w:type="spellStart"/>
      <w:r w:rsidRPr="00710989">
        <w:rPr>
          <w:rStyle w:val="IntenseEmphasis"/>
        </w:rPr>
        <w:t>thread_pool</w:t>
      </w:r>
      <w:proofErr w:type="spellEnd"/>
      <w:r w:rsidRPr="00710989">
        <w:rPr>
          <w:rStyle w:val="IntenseEmphasis"/>
        </w:rPr>
        <w:t xml:space="preserve"> </w:t>
      </w:r>
      <w:r>
        <w:t xml:space="preserve">and the launching component can </w:t>
      </w:r>
      <w:r w:rsidR="00402787">
        <w:t xml:space="preserve">safely </w:t>
      </w:r>
      <w:r>
        <w:t xml:space="preserve">maintain </w:t>
      </w:r>
      <w:r w:rsidR="00402787">
        <w:t>access</w:t>
      </w:r>
      <w:r>
        <w:t xml:space="preserve"> to this task.</w:t>
      </w:r>
      <w:r w:rsidR="00710989">
        <w:t xml:space="preserve">  </w:t>
      </w:r>
      <w:r>
        <w:t xml:space="preserve">The </w:t>
      </w:r>
      <w:proofErr w:type="spellStart"/>
      <w:r w:rsidRPr="001C2285">
        <w:rPr>
          <w:rStyle w:val="IntenseEmphasis"/>
        </w:rPr>
        <w:t>thread_controller</w:t>
      </w:r>
      <w:proofErr w:type="spellEnd"/>
      <w:r>
        <w:t xml:space="preserve"> class is singleton version of the </w:t>
      </w:r>
      <w:proofErr w:type="spellStart"/>
      <w:r w:rsidRPr="001C2285">
        <w:rPr>
          <w:rStyle w:val="IntenseEmphasis"/>
        </w:rPr>
        <w:t>thread_pool</w:t>
      </w:r>
      <w:proofErr w:type="spellEnd"/>
      <w:r>
        <w:t xml:space="preserve"> that automatically spreads processing out across all of the cores on the current computer.</w:t>
      </w:r>
    </w:p>
    <w:p w14:paraId="788E3FD6" w14:textId="77777777" w:rsidR="001C2285" w:rsidRDefault="001C2285" w:rsidP="001C2285">
      <w:pPr>
        <w:pStyle w:val="ListParagraph"/>
        <w:numPr>
          <w:ilvl w:val="1"/>
          <w:numId w:val="14"/>
        </w:numPr>
      </w:pPr>
      <w:r>
        <w:t xml:space="preserve">The </w:t>
      </w:r>
      <w:proofErr w:type="spellStart"/>
      <w:r w:rsidRPr="001C2285">
        <w:rPr>
          <w:rStyle w:val="IntenseEmphasis"/>
        </w:rPr>
        <w:t>thread_pool</w:t>
      </w:r>
      <w:proofErr w:type="spellEnd"/>
      <w:r>
        <w:t xml:space="preserve"> </w:t>
      </w:r>
      <w:r w:rsidR="00A87D2E">
        <w:t xml:space="preserve">uses the </w:t>
      </w:r>
      <w:proofErr w:type="gramStart"/>
      <w:r w:rsidR="00A87D2E" w:rsidRPr="00A87D2E">
        <w:rPr>
          <w:rStyle w:val="IntenseEmphasis"/>
        </w:rPr>
        <w:t>boost::</w:t>
      </w:r>
      <w:proofErr w:type="spellStart"/>
      <w:proofErr w:type="gramEnd"/>
      <w:r w:rsidR="00A87D2E" w:rsidRPr="00A87D2E">
        <w:rPr>
          <w:rStyle w:val="IntenseEmphasis"/>
        </w:rPr>
        <w:t>asio</w:t>
      </w:r>
      <w:proofErr w:type="spellEnd"/>
      <w:r w:rsidR="00A87D2E" w:rsidRPr="00A87D2E">
        <w:rPr>
          <w:rStyle w:val="IntenseEmphasis"/>
        </w:rPr>
        <w:t>::</w:t>
      </w:r>
      <w:proofErr w:type="spellStart"/>
      <w:r w:rsidR="00A87D2E" w:rsidRPr="00A87D2E">
        <w:rPr>
          <w:rStyle w:val="IntenseEmphasis"/>
        </w:rPr>
        <w:t>io_service</w:t>
      </w:r>
      <w:proofErr w:type="spellEnd"/>
      <w:r w:rsidR="00A87D2E">
        <w:t xml:space="preserve"> to </w:t>
      </w:r>
      <w:r>
        <w:t xml:space="preserve">schedule this task for execution on one of </w:t>
      </w:r>
      <w:r w:rsidR="00A87D2E">
        <w:t>the</w:t>
      </w:r>
      <w:r>
        <w:t xml:space="preserve"> </w:t>
      </w:r>
      <w:r w:rsidRPr="001C2285">
        <w:rPr>
          <w:rStyle w:val="IntenseEmphasis"/>
        </w:rPr>
        <w:t>boost::thread</w:t>
      </w:r>
      <w:r>
        <w:t xml:space="preserve"> objects that </w:t>
      </w:r>
      <w:r w:rsidR="004D1054">
        <w:t>it is</w:t>
      </w:r>
      <w:r>
        <w:t xml:space="preserve"> currently managing.</w:t>
      </w:r>
      <w:r w:rsidR="00A87D2E">
        <w:t xml:space="preserve">  This automatically distributes processing across the threads.</w:t>
      </w:r>
    </w:p>
    <w:p w14:paraId="0433EBE2" w14:textId="77777777" w:rsidR="00710989" w:rsidRDefault="00331123" w:rsidP="001C2285">
      <w:pPr>
        <w:pStyle w:val="ListParagraph"/>
        <w:numPr>
          <w:ilvl w:val="0"/>
          <w:numId w:val="14"/>
        </w:numPr>
      </w:pPr>
      <w:r>
        <w:lastRenderedPageBreak/>
        <w:t xml:space="preserve">When the </w:t>
      </w:r>
      <w:proofErr w:type="spellStart"/>
      <w:r w:rsidR="00710989" w:rsidRPr="00710989">
        <w:rPr>
          <w:rStyle w:val="IntenseEmphasis"/>
        </w:rPr>
        <w:t>thread_pool</w:t>
      </w:r>
      <w:proofErr w:type="spellEnd"/>
      <w:r w:rsidR="00710989">
        <w:t xml:space="preserve"> </w:t>
      </w:r>
      <w:r>
        <w:t xml:space="preserve">is ready to execute the task, it </w:t>
      </w:r>
      <w:r w:rsidR="00710989">
        <w:t xml:space="preserve">calls the </w:t>
      </w:r>
      <w:proofErr w:type="gramStart"/>
      <w:r w:rsidR="00710989" w:rsidRPr="00710989">
        <w:rPr>
          <w:rStyle w:val="IntenseEmphasis"/>
        </w:rPr>
        <w:t>run(</w:t>
      </w:r>
      <w:proofErr w:type="gramEnd"/>
      <w:r w:rsidR="00710989" w:rsidRPr="00710989">
        <w:rPr>
          <w:rStyle w:val="IntenseEmphasis"/>
        </w:rPr>
        <w:t>)</w:t>
      </w:r>
      <w:r w:rsidR="00710989">
        <w:t xml:space="preserve"> method on the </w:t>
      </w:r>
      <w:proofErr w:type="spellStart"/>
      <w:r w:rsidR="00710989" w:rsidRPr="00710989">
        <w:rPr>
          <w:rStyle w:val="IntenseEmphasis"/>
        </w:rPr>
        <w:t>thread_task</w:t>
      </w:r>
      <w:proofErr w:type="spellEnd"/>
      <w:r w:rsidR="00710989">
        <w:t xml:space="preserve">.  </w:t>
      </w:r>
    </w:p>
    <w:p w14:paraId="56ECE962" w14:textId="77777777" w:rsidR="00331123" w:rsidRDefault="00331123" w:rsidP="00710989">
      <w:pPr>
        <w:pStyle w:val="ListParagraph"/>
        <w:numPr>
          <w:ilvl w:val="1"/>
          <w:numId w:val="14"/>
        </w:numPr>
      </w:pPr>
      <w:r>
        <w:t xml:space="preserve">If the </w:t>
      </w:r>
      <w:proofErr w:type="spellStart"/>
      <w:r w:rsidRPr="00710989">
        <w:rPr>
          <w:rStyle w:val="IntenseEmphasis"/>
        </w:rPr>
        <w:t>thread_task</w:t>
      </w:r>
      <w:proofErr w:type="spellEnd"/>
      <w:r>
        <w:t xml:space="preserve"> includes a reference back to the launching component, it can use this reference to invoke callback methods that return data from the computation.</w:t>
      </w:r>
    </w:p>
    <w:p w14:paraId="59C23BDA" w14:textId="77777777" w:rsidR="00710989" w:rsidRDefault="001C2285" w:rsidP="001C2285">
      <w:pPr>
        <w:pStyle w:val="ListParagraph"/>
        <w:numPr>
          <w:ilvl w:val="0"/>
          <w:numId w:val="14"/>
        </w:numPr>
      </w:pPr>
      <w:r>
        <w:t xml:space="preserve">At any time, </w:t>
      </w:r>
      <w:r w:rsidR="00710989">
        <w:t xml:space="preserve">the launching component can use the </w:t>
      </w:r>
      <w:proofErr w:type="gramStart"/>
      <w:r w:rsidR="00710989">
        <w:t>abort(</w:t>
      </w:r>
      <w:proofErr w:type="gramEnd"/>
      <w:r w:rsidR="00710989">
        <w:t xml:space="preserve">) method to abort execution of the </w:t>
      </w:r>
      <w:proofErr w:type="spellStart"/>
      <w:r w:rsidR="00710989" w:rsidRPr="00710989">
        <w:rPr>
          <w:rStyle w:val="IntenseEmphasis"/>
        </w:rPr>
        <w:t>thread_task</w:t>
      </w:r>
      <w:proofErr w:type="spellEnd"/>
      <w:r w:rsidR="00710989">
        <w:t xml:space="preserve"> calculation.  </w:t>
      </w:r>
    </w:p>
    <w:p w14:paraId="0B7EFF94" w14:textId="77777777" w:rsidR="001C2285" w:rsidRDefault="00A21B62" w:rsidP="00710989">
      <w:pPr>
        <w:pStyle w:val="ListParagraph"/>
        <w:numPr>
          <w:ilvl w:val="1"/>
          <w:numId w:val="14"/>
        </w:numPr>
      </w:pPr>
      <w:r>
        <w:t xml:space="preserve">The </w:t>
      </w:r>
      <w:proofErr w:type="gramStart"/>
      <w:r w:rsidRPr="00A21B62">
        <w:rPr>
          <w:rStyle w:val="IntenseEmphasis"/>
        </w:rPr>
        <w:t>abort(</w:t>
      </w:r>
      <w:proofErr w:type="gramEnd"/>
      <w:r w:rsidRPr="00A21B62">
        <w:rPr>
          <w:rStyle w:val="IntenseEmphasis"/>
        </w:rPr>
        <w:t>)</w:t>
      </w:r>
      <w:r w:rsidR="00710989">
        <w:t xml:space="preserve"> method sets the </w:t>
      </w:r>
      <w:r w:rsidR="00710989" w:rsidRPr="00710989">
        <w:rPr>
          <w:rStyle w:val="IntenseEmphasis"/>
        </w:rPr>
        <w:t>_abort</w:t>
      </w:r>
      <w:r w:rsidR="00710989">
        <w:t xml:space="preserve"> flag </w:t>
      </w:r>
      <w:r w:rsidR="00B25A56">
        <w:t xml:space="preserve">in the </w:t>
      </w:r>
      <w:proofErr w:type="spellStart"/>
      <w:r w:rsidR="00B25A56" w:rsidRPr="00B25A56">
        <w:rPr>
          <w:rStyle w:val="IntenseEmphasis"/>
        </w:rPr>
        <w:t>thread_task</w:t>
      </w:r>
      <w:proofErr w:type="spellEnd"/>
      <w:r w:rsidR="00B25A56">
        <w:t xml:space="preserve"> </w:t>
      </w:r>
      <w:r w:rsidR="00710989">
        <w:t xml:space="preserve">to </w:t>
      </w:r>
      <w:r w:rsidR="00710989" w:rsidRPr="00710989">
        <w:rPr>
          <w:rStyle w:val="IntenseEmphasis"/>
        </w:rPr>
        <w:t>true</w:t>
      </w:r>
      <w:r w:rsidR="00710989">
        <w:t>.  The</w:t>
      </w:r>
      <w:r w:rsidR="00331123">
        <w:t xml:space="preserve"> developer’s implementation of the</w:t>
      </w:r>
      <w:r w:rsidR="00710989">
        <w:t xml:space="preserve"> </w:t>
      </w:r>
      <w:proofErr w:type="gramStart"/>
      <w:r w:rsidR="00710989" w:rsidRPr="00710989">
        <w:rPr>
          <w:rStyle w:val="IntenseEmphasis"/>
        </w:rPr>
        <w:t>run(</w:t>
      </w:r>
      <w:proofErr w:type="gramEnd"/>
      <w:r w:rsidR="00710989" w:rsidRPr="00710989">
        <w:rPr>
          <w:rStyle w:val="IntenseEmphasis"/>
        </w:rPr>
        <w:t>)</w:t>
      </w:r>
      <w:r w:rsidR="00710989">
        <w:t xml:space="preserve"> method is expected to monitor the </w:t>
      </w:r>
      <w:r w:rsidR="00710989" w:rsidRPr="00710989">
        <w:rPr>
          <w:rStyle w:val="IntenseEmphasis"/>
        </w:rPr>
        <w:t>_abort</w:t>
      </w:r>
      <w:r w:rsidR="00710989">
        <w:t xml:space="preserve"> flag and </w:t>
      </w:r>
      <w:r w:rsidR="00331123">
        <w:t>terminate execution</w:t>
      </w:r>
      <w:r w:rsidR="00710989">
        <w:t xml:space="preserve"> when </w:t>
      </w:r>
      <w:r w:rsidR="006F176C">
        <w:t>this flag</w:t>
      </w:r>
      <w:r w:rsidR="00710989">
        <w:t xml:space="preserve"> becomes </w:t>
      </w:r>
      <w:r w:rsidR="00710989" w:rsidRPr="00710989">
        <w:rPr>
          <w:rStyle w:val="IntenseEmphasis"/>
        </w:rPr>
        <w:t>true</w:t>
      </w:r>
      <w:r w:rsidR="00710989">
        <w:t>.</w:t>
      </w:r>
    </w:p>
    <w:p w14:paraId="221F7B07" w14:textId="77777777" w:rsidR="004B32FD" w:rsidRDefault="00A77377" w:rsidP="004B32FD">
      <w:pPr>
        <w:keepNext/>
        <w:jc w:val="center"/>
      </w:pPr>
      <w:r>
        <w:rPr>
          <w:noProof/>
        </w:rPr>
        <w:drawing>
          <wp:inline distT="0" distB="0" distL="0" distR="0" wp14:anchorId="6F9C328B" wp14:editId="564BF99A">
            <wp:extent cx="5943600" cy="2339929"/>
            <wp:effectExtent l="19050" t="19050" r="19050" b="2286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39929"/>
                    </a:xfrm>
                    <a:prstGeom prst="rect">
                      <a:avLst/>
                    </a:prstGeom>
                    <a:noFill/>
                    <a:ln>
                      <a:solidFill>
                        <a:schemeClr val="tx1"/>
                      </a:solidFill>
                    </a:ln>
                  </pic:spPr>
                </pic:pic>
              </a:graphicData>
            </a:graphic>
          </wp:inline>
        </w:drawing>
      </w:r>
    </w:p>
    <w:p w14:paraId="2CBF801B" w14:textId="0DD62FF0" w:rsidR="004B32FD" w:rsidRDefault="004B32FD" w:rsidP="004B32FD">
      <w:pPr>
        <w:pStyle w:val="Caption"/>
        <w:jc w:val="center"/>
      </w:pPr>
      <w:bookmarkStart w:id="31" w:name="_Ref414636853"/>
      <w:bookmarkStart w:id="32" w:name="_Toc416777696"/>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4B08A1">
        <w:rPr>
          <w:noProof/>
        </w:rPr>
        <w:t>5</w:t>
      </w:r>
      <w:r w:rsidR="0045421D">
        <w:rPr>
          <w:noProof/>
        </w:rPr>
        <w:fldChar w:fldCharType="end"/>
      </w:r>
      <w:bookmarkEnd w:id="31"/>
      <w:r>
        <w:t xml:space="preserve"> – </w:t>
      </w:r>
      <w:r w:rsidRPr="004B32FD">
        <w:t>Execute task threads</w:t>
      </w:r>
      <w:r w:rsidR="001C2285">
        <w:t xml:space="preserve"> classes</w:t>
      </w:r>
      <w:bookmarkEnd w:id="32"/>
    </w:p>
    <w:p w14:paraId="49A24700" w14:textId="77777777" w:rsidR="008D3C34" w:rsidRDefault="008D3C34" w:rsidP="008D3C34">
      <w:pPr>
        <w:pStyle w:val="Heading2"/>
      </w:pPr>
      <w:bookmarkStart w:id="33" w:name="_Toc416777680"/>
      <w:r>
        <w:t>Define ocean characteristics</w:t>
      </w:r>
      <w:bookmarkEnd w:id="33"/>
    </w:p>
    <w:p w14:paraId="718AB7DE" w14:textId="77777777" w:rsidR="00923DE0" w:rsidRDefault="00923DE0" w:rsidP="00F46CFE">
      <w:r>
        <w:t>The physical characteristics of the ocean environment used by this model include:</w:t>
      </w:r>
    </w:p>
    <w:p w14:paraId="71BCBCED" w14:textId="77777777" w:rsidR="00F46CFE" w:rsidRDefault="00F46CFE" w:rsidP="00F46CFE">
      <w:pPr>
        <w:pStyle w:val="ListParagraph"/>
        <w:numPr>
          <w:ilvl w:val="0"/>
          <w:numId w:val="9"/>
        </w:numPr>
      </w:pPr>
      <w:r>
        <w:t xml:space="preserve">Sound velocity </w:t>
      </w:r>
      <w:r w:rsidR="00923DE0">
        <w:t xml:space="preserve">profile </w:t>
      </w:r>
      <w:r w:rsidR="00803305">
        <w:t>and in-water attenuation</w:t>
      </w:r>
    </w:p>
    <w:p w14:paraId="70A8C4E9" w14:textId="77777777" w:rsidR="00803305" w:rsidRDefault="00803305" w:rsidP="00803305">
      <w:pPr>
        <w:pStyle w:val="ListParagraph"/>
        <w:numPr>
          <w:ilvl w:val="0"/>
          <w:numId w:val="9"/>
        </w:numPr>
      </w:pPr>
      <w:r>
        <w:t>Surface reflection loss and scattering strength</w:t>
      </w:r>
    </w:p>
    <w:p w14:paraId="1596FF61" w14:textId="77777777" w:rsidR="00803305" w:rsidRDefault="00803305" w:rsidP="00803305">
      <w:pPr>
        <w:pStyle w:val="ListParagraph"/>
        <w:numPr>
          <w:ilvl w:val="0"/>
          <w:numId w:val="9"/>
        </w:numPr>
      </w:pPr>
      <w:r>
        <w:t>Bottom depth, reflection loss, and scattering strength</w:t>
      </w:r>
    </w:p>
    <w:p w14:paraId="5CCFF2E5" w14:textId="77777777" w:rsidR="00803305" w:rsidRDefault="00803305" w:rsidP="00803305">
      <w:pPr>
        <w:pStyle w:val="ListParagraph"/>
        <w:numPr>
          <w:ilvl w:val="0"/>
          <w:numId w:val="9"/>
        </w:numPr>
      </w:pPr>
      <w:r>
        <w:t xml:space="preserve">Volume scattering layer depth, </w:t>
      </w:r>
      <w:r w:rsidR="00D63B6B">
        <w:t xml:space="preserve">layer </w:t>
      </w:r>
      <w:r>
        <w:t>thickness, and scattering strength.</w:t>
      </w:r>
    </w:p>
    <w:p w14:paraId="30A6200C" w14:textId="77777777" w:rsidR="0061255C" w:rsidRDefault="00923DE0" w:rsidP="00923DE0">
      <w:r>
        <w:t xml:space="preserve">This implementation </w:t>
      </w:r>
      <w:r w:rsidR="00D63B6B">
        <w:t>defines the</w:t>
      </w:r>
      <w:r>
        <w:t xml:space="preserve"> characteristics for the entire gaming area at the start of the scenario, and then shares this information</w:t>
      </w:r>
      <w:r w:rsidR="00AC5EBC">
        <w:t xml:space="preserve">, in the form of an </w:t>
      </w:r>
      <w:proofErr w:type="spellStart"/>
      <w:r w:rsidR="00AC5EBC" w:rsidRPr="00AC5EBC">
        <w:rPr>
          <w:rStyle w:val="IntenseQuoteChar"/>
        </w:rPr>
        <w:t>ocean_model</w:t>
      </w:r>
      <w:proofErr w:type="spellEnd"/>
      <w:r w:rsidR="00AC5EBC">
        <w:t xml:space="preserve"> </w:t>
      </w:r>
      <w:r w:rsidR="00A9140A">
        <w:t>reference</w:t>
      </w:r>
      <w:r w:rsidR="00AC5EBC">
        <w:t>,</w:t>
      </w:r>
      <w:r>
        <w:t xml:space="preserve"> across all threads.</w:t>
      </w:r>
      <w:r w:rsidR="00D63B6B">
        <w:t xml:space="preserve">  </w:t>
      </w:r>
      <w:r w:rsidR="00A9140A">
        <w:t xml:space="preserve">The </w:t>
      </w:r>
      <w:proofErr w:type="spellStart"/>
      <w:r w:rsidR="00A9140A" w:rsidRPr="00AC5EBC">
        <w:rPr>
          <w:rStyle w:val="IntenseQuoteChar"/>
        </w:rPr>
        <w:t>ocean_</w:t>
      </w:r>
      <w:proofErr w:type="gramStart"/>
      <w:r w:rsidR="00A9140A" w:rsidRPr="00AC5EBC">
        <w:rPr>
          <w:rStyle w:val="IntenseQuoteChar"/>
        </w:rPr>
        <w:t>model</w:t>
      </w:r>
      <w:proofErr w:type="spellEnd"/>
      <w:r w:rsidR="00A9140A">
        <w:t xml:space="preserve">  reference</w:t>
      </w:r>
      <w:proofErr w:type="gramEnd"/>
      <w:r w:rsidR="00A9140A">
        <w:t xml:space="preserve"> is a shared pointer that manages its own memory.  This allows new instances of </w:t>
      </w:r>
      <w:proofErr w:type="spellStart"/>
      <w:r w:rsidR="00A9140A" w:rsidRPr="00A9140A">
        <w:rPr>
          <w:rStyle w:val="IntenseQuoteChar"/>
        </w:rPr>
        <w:t>ocean_model</w:t>
      </w:r>
      <w:proofErr w:type="spellEnd"/>
      <w:r w:rsidR="00A9140A" w:rsidRPr="00A9140A">
        <w:t xml:space="preserve"> to be in</w:t>
      </w:r>
      <w:r w:rsidR="00A9140A">
        <w:t xml:space="preserve">serted into the reverberation model while </w:t>
      </w:r>
      <w:r w:rsidR="00402787">
        <w:t>other threads</w:t>
      </w:r>
      <w:r w:rsidR="00A9140A">
        <w:t xml:space="preserve"> are still using the old reference.</w:t>
      </w:r>
    </w:p>
    <w:p w14:paraId="70283291" w14:textId="77777777" w:rsidR="00B96D75" w:rsidRDefault="002126D2" w:rsidP="00792B30">
      <w:pPr>
        <w:keepNext/>
        <w:jc w:val="center"/>
      </w:pPr>
      <w:r>
        <w:rPr>
          <w:noProof/>
        </w:rPr>
        <w:lastRenderedPageBreak/>
        <w:drawing>
          <wp:inline distT="0" distB="0" distL="0" distR="0" wp14:anchorId="3BB37392" wp14:editId="6E656DB8">
            <wp:extent cx="5943600" cy="286799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67998"/>
                    </a:xfrm>
                    <a:prstGeom prst="rect">
                      <a:avLst/>
                    </a:prstGeom>
                    <a:noFill/>
                    <a:ln>
                      <a:noFill/>
                    </a:ln>
                  </pic:spPr>
                </pic:pic>
              </a:graphicData>
            </a:graphic>
          </wp:inline>
        </w:drawing>
      </w:r>
    </w:p>
    <w:p w14:paraId="5128C615" w14:textId="5E87B89A" w:rsidR="00B96D75" w:rsidRDefault="00B96D75" w:rsidP="00792B30">
      <w:pPr>
        <w:pStyle w:val="Caption"/>
        <w:jc w:val="center"/>
      </w:pPr>
      <w:bookmarkStart w:id="34" w:name="_Ref414969095"/>
      <w:bookmarkStart w:id="35" w:name="_Toc416777697"/>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4B08A1">
        <w:rPr>
          <w:noProof/>
        </w:rPr>
        <w:t>6</w:t>
      </w:r>
      <w:r w:rsidR="0045421D">
        <w:rPr>
          <w:noProof/>
        </w:rPr>
        <w:fldChar w:fldCharType="end"/>
      </w:r>
      <w:bookmarkEnd w:id="34"/>
      <w:r>
        <w:t xml:space="preserve"> – </w:t>
      </w:r>
      <w:r w:rsidRPr="00B96D75">
        <w:t>Define ocean characteristics</w:t>
      </w:r>
      <w:r>
        <w:t xml:space="preserve"> sequence</w:t>
      </w:r>
      <w:bookmarkEnd w:id="35"/>
    </w:p>
    <w:p w14:paraId="2443F291" w14:textId="1600C1F1" w:rsidR="00B96D75" w:rsidRPr="00147E9F" w:rsidRDefault="00B96D75" w:rsidP="00B96D75">
      <w:r>
        <w:t xml:space="preserve">The typical sequence of events for </w:t>
      </w:r>
      <w:r w:rsidR="00331123">
        <w:t xml:space="preserve">updating the shared ocean model </w:t>
      </w:r>
      <w:r>
        <w:t xml:space="preserve">is illustrated </w:t>
      </w:r>
      <w:proofErr w:type="spellStart"/>
      <w:r>
        <w:t>in</w:t>
      </w:r>
      <w:r w:rsidR="00414C23">
        <w:fldChar w:fldCharType="begin"/>
      </w:r>
      <w:r w:rsidR="00414C23">
        <w:instrText xml:space="preserve"> REF _Ref414969095 \h </w:instrText>
      </w:r>
      <w:r w:rsidR="00414C23">
        <w:fldChar w:fldCharType="separate"/>
      </w:r>
      <w:r w:rsidR="004B08A1">
        <w:t>Figure</w:t>
      </w:r>
      <w:proofErr w:type="spellEnd"/>
      <w:r w:rsidR="004B08A1">
        <w:t xml:space="preserve"> </w:t>
      </w:r>
      <w:r w:rsidR="004B08A1">
        <w:rPr>
          <w:noProof/>
        </w:rPr>
        <w:t>6</w:t>
      </w:r>
      <w:r w:rsidR="00414C23">
        <w:fldChar w:fldCharType="end"/>
      </w:r>
      <w:r>
        <w:t>.  The classes that implement these behaviors are illustrated in</w:t>
      </w:r>
      <w:r w:rsidR="00541C0C">
        <w:t xml:space="preserve"> </w:t>
      </w:r>
      <w:r w:rsidR="00541C0C">
        <w:fldChar w:fldCharType="begin"/>
      </w:r>
      <w:r w:rsidR="00541C0C">
        <w:instrText xml:space="preserve"> REF _Ref414877705 \h </w:instrText>
      </w:r>
      <w:r w:rsidR="00541C0C">
        <w:fldChar w:fldCharType="separate"/>
      </w:r>
      <w:r w:rsidR="004B08A1">
        <w:t xml:space="preserve">Figure </w:t>
      </w:r>
      <w:r w:rsidR="004B08A1">
        <w:rPr>
          <w:noProof/>
        </w:rPr>
        <w:t>7</w:t>
      </w:r>
      <w:r w:rsidR="00541C0C">
        <w:fldChar w:fldCharType="end"/>
      </w:r>
      <w:r>
        <w:t xml:space="preserve">.  </w:t>
      </w:r>
      <w:r w:rsidR="005D7F0A">
        <w:t>The typical sequence</w:t>
      </w:r>
      <w:r>
        <w:t xml:space="preserve"> of events consists of the following steps:</w:t>
      </w:r>
    </w:p>
    <w:p w14:paraId="5DBD5D78" w14:textId="77777777" w:rsidR="00B96D75" w:rsidRDefault="00B96D75" w:rsidP="00B96D75">
      <w:pPr>
        <w:pStyle w:val="ListParagraph"/>
        <w:numPr>
          <w:ilvl w:val="0"/>
          <w:numId w:val="16"/>
        </w:numPr>
      </w:pPr>
      <w:r>
        <w:t xml:space="preserve">The sonar training system sends information about the acoustic environment to the reverberation model.  This defines environmental characteristics that </w:t>
      </w:r>
      <w:r w:rsidR="004D1054">
        <w:t xml:space="preserve">the sonar training system is treating as </w:t>
      </w:r>
      <w:r>
        <w:t>uniform across the gaming area.</w:t>
      </w:r>
    </w:p>
    <w:p w14:paraId="44B7B8A8" w14:textId="77777777" w:rsidR="00B96D75" w:rsidRDefault="00B96D75" w:rsidP="00B96D75">
      <w:pPr>
        <w:pStyle w:val="ListParagraph"/>
        <w:numPr>
          <w:ilvl w:val="0"/>
          <w:numId w:val="16"/>
        </w:numPr>
      </w:pPr>
      <w:r>
        <w:t>The sonar training system sends information about the acoustic gaming area to the reverberation model.  This allows the reverberation model to extract information from environmental databases</w:t>
      </w:r>
      <w:r w:rsidR="00331123">
        <w:t xml:space="preserve"> across the whole area of operations.</w:t>
      </w:r>
    </w:p>
    <w:p w14:paraId="5733ECBB" w14:textId="77777777" w:rsidR="00B96D75" w:rsidRDefault="00B96D75" w:rsidP="00B96D75">
      <w:pPr>
        <w:pStyle w:val="ListParagraph"/>
        <w:numPr>
          <w:ilvl w:val="0"/>
          <w:numId w:val="16"/>
        </w:numPr>
      </w:pPr>
      <w:r>
        <w:t xml:space="preserve">The reverberation model constructs a new instance of the </w:t>
      </w:r>
      <w:proofErr w:type="spellStart"/>
      <w:r w:rsidRPr="00B96D75">
        <w:rPr>
          <w:rStyle w:val="IntenseEmphasis"/>
        </w:rPr>
        <w:t>ocean_model</w:t>
      </w:r>
      <w:proofErr w:type="spellEnd"/>
      <w:r>
        <w:t xml:space="preserve"> class anytime that the sonar training system updates the environment.</w:t>
      </w:r>
      <w:r w:rsidR="00F07663">
        <w:t xml:space="preserve">  This ocean use</w:t>
      </w:r>
      <w:r w:rsidR="00541C0C">
        <w:t>s</w:t>
      </w:r>
      <w:r w:rsidR="00F07663">
        <w:t xml:space="preserve"> the </w:t>
      </w:r>
      <w:r w:rsidR="00F07663" w:rsidRPr="00F07663">
        <w:rPr>
          <w:rStyle w:val="IntenseEmphasis"/>
        </w:rPr>
        <w:t>_lock</w:t>
      </w:r>
      <w:r w:rsidR="00F07663">
        <w:t xml:space="preserve"> variants of the </w:t>
      </w:r>
      <w:proofErr w:type="spellStart"/>
      <w:r w:rsidR="00F07663" w:rsidRPr="00F07663">
        <w:rPr>
          <w:rStyle w:val="IntenseEmphasis"/>
        </w:rPr>
        <w:t>profile_model</w:t>
      </w:r>
      <w:proofErr w:type="spellEnd"/>
      <w:r w:rsidR="00F07663">
        <w:t xml:space="preserve">, </w:t>
      </w:r>
      <w:proofErr w:type="spellStart"/>
      <w:r w:rsidR="00F07663" w:rsidRPr="00F07663">
        <w:rPr>
          <w:rStyle w:val="IntenseEmphasis"/>
        </w:rPr>
        <w:t>boundary_model</w:t>
      </w:r>
      <w:proofErr w:type="spellEnd"/>
      <w:r w:rsidR="00F07663">
        <w:t xml:space="preserve">, and </w:t>
      </w:r>
      <w:proofErr w:type="spellStart"/>
      <w:r w:rsidR="00F07663" w:rsidRPr="00F07663">
        <w:rPr>
          <w:rStyle w:val="IntenseEmphasis"/>
        </w:rPr>
        <w:t>volume_model</w:t>
      </w:r>
      <w:proofErr w:type="spellEnd"/>
      <w:r w:rsidR="00F07663">
        <w:t>, so that these models can be shared by multiple execution threads.</w:t>
      </w:r>
    </w:p>
    <w:p w14:paraId="7E0DAAC1" w14:textId="77777777" w:rsidR="00B96D75" w:rsidRDefault="00792B30" w:rsidP="00B96D75">
      <w:pPr>
        <w:pStyle w:val="ListParagraph"/>
        <w:numPr>
          <w:ilvl w:val="1"/>
          <w:numId w:val="16"/>
        </w:numPr>
      </w:pPr>
      <w:r>
        <w:t xml:space="preserve">The reverberation model uses the new </w:t>
      </w:r>
      <w:proofErr w:type="spellStart"/>
      <w:r w:rsidRPr="00B96D75">
        <w:rPr>
          <w:rStyle w:val="IntenseEmphasis"/>
        </w:rPr>
        <w:t>ocean_model</w:t>
      </w:r>
      <w:proofErr w:type="spellEnd"/>
      <w:r>
        <w:t xml:space="preserve"> to update the </w:t>
      </w:r>
      <w:proofErr w:type="spellStart"/>
      <w:r w:rsidRPr="00B96D75">
        <w:rPr>
          <w:rStyle w:val="IntenseEmphasis"/>
        </w:rPr>
        <w:t>ocean_</w:t>
      </w:r>
      <w:r>
        <w:rPr>
          <w:rStyle w:val="IntenseEmphasis"/>
        </w:rPr>
        <w:t>shared</w:t>
      </w:r>
      <w:proofErr w:type="spellEnd"/>
      <w:r>
        <w:t xml:space="preserve"> singleton.  </w:t>
      </w:r>
    </w:p>
    <w:p w14:paraId="6D5CB2BC" w14:textId="77777777" w:rsidR="00792B30" w:rsidRDefault="00792B30" w:rsidP="00EC6592">
      <w:pPr>
        <w:pStyle w:val="ListParagraph"/>
        <w:numPr>
          <w:ilvl w:val="0"/>
          <w:numId w:val="16"/>
        </w:numPr>
      </w:pPr>
      <w:r>
        <w:t>When other elements of the reverberation model need information about the acoustic environment, they request a share</w:t>
      </w:r>
      <w:r w:rsidR="00B234F5">
        <w:t>d</w:t>
      </w:r>
      <w:r>
        <w:t xml:space="preserve"> </w:t>
      </w:r>
      <w:r w:rsidR="00B234F5">
        <w:t xml:space="preserve">pointer </w:t>
      </w:r>
      <w:r>
        <w:t xml:space="preserve">to the current </w:t>
      </w:r>
      <w:proofErr w:type="spellStart"/>
      <w:r w:rsidRPr="00B96D75">
        <w:rPr>
          <w:rStyle w:val="IntenseEmphasis"/>
        </w:rPr>
        <w:t>ocean_model</w:t>
      </w:r>
      <w:proofErr w:type="spellEnd"/>
      <w:r>
        <w:t xml:space="preserve"> </w:t>
      </w:r>
      <w:r w:rsidR="00402787">
        <w:t xml:space="preserve">from </w:t>
      </w:r>
      <w:r>
        <w:t xml:space="preserve">the </w:t>
      </w:r>
      <w:proofErr w:type="spellStart"/>
      <w:r w:rsidRPr="00B96D75">
        <w:rPr>
          <w:rStyle w:val="IntenseEmphasis"/>
        </w:rPr>
        <w:t>ocean_</w:t>
      </w:r>
      <w:r>
        <w:rPr>
          <w:rStyle w:val="IntenseEmphasis"/>
        </w:rPr>
        <w:t>shared</w:t>
      </w:r>
      <w:proofErr w:type="spellEnd"/>
      <w:r>
        <w:t xml:space="preserve"> singleton.  </w:t>
      </w:r>
    </w:p>
    <w:p w14:paraId="1841C39F" w14:textId="77777777" w:rsidR="00547E8C" w:rsidRDefault="00AD5548" w:rsidP="00547E8C">
      <w:pPr>
        <w:keepNext/>
        <w:ind w:right="-720"/>
        <w:jc w:val="center"/>
      </w:pPr>
      <w:r>
        <w:rPr>
          <w:noProof/>
        </w:rPr>
        <w:lastRenderedPageBreak/>
        <w:drawing>
          <wp:inline distT="0" distB="0" distL="0" distR="0" wp14:anchorId="3321D0C8" wp14:editId="33534EA4">
            <wp:extent cx="7772400" cy="6080760"/>
            <wp:effectExtent l="762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7772400" cy="6080760"/>
                    </a:xfrm>
                    <a:prstGeom prst="rect">
                      <a:avLst/>
                    </a:prstGeom>
                  </pic:spPr>
                </pic:pic>
              </a:graphicData>
            </a:graphic>
          </wp:inline>
        </w:drawing>
      </w:r>
    </w:p>
    <w:p w14:paraId="2DFA5ED7" w14:textId="47508719" w:rsidR="00F07663" w:rsidRDefault="00F07663" w:rsidP="00F07663">
      <w:pPr>
        <w:pStyle w:val="Caption"/>
        <w:jc w:val="center"/>
      </w:pPr>
      <w:bookmarkStart w:id="36" w:name="_Ref414877705"/>
      <w:bookmarkStart w:id="37" w:name="_Toc416777698"/>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4B08A1">
        <w:rPr>
          <w:noProof/>
        </w:rPr>
        <w:t>7</w:t>
      </w:r>
      <w:r w:rsidR="0045421D">
        <w:rPr>
          <w:noProof/>
        </w:rPr>
        <w:fldChar w:fldCharType="end"/>
      </w:r>
      <w:bookmarkEnd w:id="36"/>
      <w:r>
        <w:t xml:space="preserve"> – </w:t>
      </w:r>
      <w:r w:rsidRPr="00B96D75">
        <w:t>Define ocean characteristics</w:t>
      </w:r>
      <w:r>
        <w:t xml:space="preserve"> classes</w:t>
      </w:r>
      <w:bookmarkEnd w:id="37"/>
    </w:p>
    <w:p w14:paraId="79151ACB" w14:textId="77777777" w:rsidR="009C12C7" w:rsidRPr="00EF78C9" w:rsidRDefault="00AD5548" w:rsidP="009C12C7">
      <w:r>
        <w:lastRenderedPageBreak/>
        <w:t xml:space="preserve">The </w:t>
      </w:r>
      <w:proofErr w:type="spellStart"/>
      <w:r>
        <w:rPr>
          <w:b/>
        </w:rPr>
        <w:t>ocean</w:t>
      </w:r>
      <w:r>
        <w:rPr>
          <w:b/>
        </w:rPr>
        <w:softHyphen/>
        <w:t>_model</w:t>
      </w:r>
      <w:proofErr w:type="spellEnd"/>
      <w:r>
        <w:t xml:space="preserve"> class has many other model classes that feed it in order to </w:t>
      </w:r>
      <w:r w:rsidR="0068785B">
        <w:t xml:space="preserve">create and ocean that is then passed to </w:t>
      </w:r>
      <w:proofErr w:type="spellStart"/>
      <w:r w:rsidR="0068785B">
        <w:rPr>
          <w:b/>
        </w:rPr>
        <w:t>ocean_shared</w:t>
      </w:r>
      <w:proofErr w:type="spellEnd"/>
      <w:r w:rsidR="00A13A0A">
        <w:t xml:space="preserve">. These models are themselves passed into a </w:t>
      </w:r>
      <w:r w:rsidR="00A13A0A">
        <w:rPr>
          <w:b/>
        </w:rPr>
        <w:t>_locked</w:t>
      </w:r>
      <w:r w:rsidR="00A13A0A">
        <w:t xml:space="preserve"> class that allows that model to be passed to the </w:t>
      </w:r>
      <w:proofErr w:type="spellStart"/>
      <w:r w:rsidR="00A13A0A">
        <w:rPr>
          <w:b/>
        </w:rPr>
        <w:t>ocean</w:t>
      </w:r>
      <w:r w:rsidR="00A13A0A">
        <w:rPr>
          <w:b/>
        </w:rPr>
        <w:softHyphen/>
        <w:t>_model</w:t>
      </w:r>
      <w:proofErr w:type="spellEnd"/>
      <w:r w:rsidR="00A13A0A">
        <w:t xml:space="preserve"> so that if the other models are updating in a different thread the </w:t>
      </w:r>
      <w:proofErr w:type="spellStart"/>
      <w:r w:rsidR="00A13A0A">
        <w:rPr>
          <w:b/>
        </w:rPr>
        <w:t>ocean_model</w:t>
      </w:r>
      <w:proofErr w:type="spellEnd"/>
      <w:r w:rsidR="00A13A0A">
        <w:t xml:space="preserve"> can still be built. The </w:t>
      </w:r>
      <w:proofErr w:type="spellStart"/>
      <w:r w:rsidR="00A13A0A">
        <w:rPr>
          <w:b/>
        </w:rPr>
        <w:t>ocean_model</w:t>
      </w:r>
      <w:proofErr w:type="spellEnd"/>
      <w:r w:rsidR="00A13A0A">
        <w:t xml:space="preserve"> is made up of two </w:t>
      </w:r>
      <w:proofErr w:type="spellStart"/>
      <w:proofErr w:type="gramStart"/>
      <w:r w:rsidR="0064524F">
        <w:rPr>
          <w:b/>
        </w:rPr>
        <w:t>boundary</w:t>
      </w:r>
      <w:proofErr w:type="gramEnd"/>
      <w:r w:rsidR="00A13A0A">
        <w:rPr>
          <w:b/>
        </w:rPr>
        <w:t>_lock</w:t>
      </w:r>
      <w:proofErr w:type="spellEnd"/>
      <w:r w:rsidR="00A13A0A">
        <w:rPr>
          <w:b/>
        </w:rPr>
        <w:t xml:space="preserve"> </w:t>
      </w:r>
      <w:r w:rsidR="00A13A0A">
        <w:t>one _</w:t>
      </w:r>
      <w:r w:rsidR="00A13A0A">
        <w:rPr>
          <w:b/>
        </w:rPr>
        <w:t>surface</w:t>
      </w:r>
      <w:r w:rsidR="00A13A0A">
        <w:t xml:space="preserve"> and one </w:t>
      </w:r>
      <w:r w:rsidR="00A13A0A">
        <w:rPr>
          <w:b/>
        </w:rPr>
        <w:t>_bottom</w:t>
      </w:r>
      <w:r w:rsidR="00A13A0A">
        <w:t xml:space="preserve">, zero to as many as needed </w:t>
      </w:r>
      <w:proofErr w:type="spellStart"/>
      <w:r w:rsidR="00A13A0A">
        <w:rPr>
          <w:b/>
        </w:rPr>
        <w:t>volume_lock</w:t>
      </w:r>
      <w:proofErr w:type="spellEnd"/>
      <w:r w:rsidR="00A13A0A" w:rsidRPr="0064524F">
        <w:t>,</w:t>
      </w:r>
      <w:r w:rsidR="00A13A0A">
        <w:rPr>
          <w:b/>
        </w:rPr>
        <w:t xml:space="preserve"> </w:t>
      </w:r>
      <w:r w:rsidR="00A13A0A">
        <w:t xml:space="preserve">and one to as many as needed </w:t>
      </w:r>
      <w:proofErr w:type="spellStart"/>
      <w:r w:rsidR="00A13A0A">
        <w:rPr>
          <w:b/>
        </w:rPr>
        <w:t>profile_locks</w:t>
      </w:r>
      <w:proofErr w:type="spellEnd"/>
      <w:r w:rsidR="0064524F">
        <w:t xml:space="preserve">. The </w:t>
      </w:r>
      <w:proofErr w:type="spellStart"/>
      <w:r w:rsidR="0064524F">
        <w:rPr>
          <w:b/>
        </w:rPr>
        <w:t>boundary_lock</w:t>
      </w:r>
      <w:proofErr w:type="spellEnd"/>
      <w:r w:rsidR="0064524F">
        <w:t xml:space="preserve"> is itself an aggregate of </w:t>
      </w:r>
      <w:proofErr w:type="spellStart"/>
      <w:r w:rsidR="00E86D6C">
        <w:rPr>
          <w:b/>
        </w:rPr>
        <w:t>boundary_model</w:t>
      </w:r>
      <w:proofErr w:type="spellEnd"/>
      <w:r w:rsidR="0064524F">
        <w:t xml:space="preserve"> (</w:t>
      </w:r>
      <w:r w:rsidR="0064524F" w:rsidRPr="00E86D6C">
        <w:rPr>
          <w:i/>
        </w:rPr>
        <w:t xml:space="preserve">should there be two aggregate links, a </w:t>
      </w:r>
      <w:r w:rsidR="0064524F" w:rsidRPr="00E86D6C">
        <w:rPr>
          <w:b/>
          <w:i/>
        </w:rPr>
        <w:t>_surface</w:t>
      </w:r>
      <w:r w:rsidR="0064524F" w:rsidRPr="00E86D6C">
        <w:rPr>
          <w:i/>
        </w:rPr>
        <w:t xml:space="preserve"> and a </w:t>
      </w:r>
      <w:r w:rsidR="0064524F" w:rsidRPr="00E86D6C">
        <w:rPr>
          <w:b/>
          <w:i/>
        </w:rPr>
        <w:t>_bottom</w:t>
      </w:r>
      <w:r w:rsidR="0064524F" w:rsidRPr="00E86D6C">
        <w:rPr>
          <w:i/>
        </w:rPr>
        <w:t xml:space="preserve">, much like the </w:t>
      </w:r>
      <w:proofErr w:type="spellStart"/>
      <w:r w:rsidR="0064524F" w:rsidRPr="00E86D6C">
        <w:rPr>
          <w:b/>
          <w:i/>
        </w:rPr>
        <w:t>boundary_lock</w:t>
      </w:r>
      <w:proofErr w:type="spellEnd"/>
      <w:r w:rsidR="0064524F" w:rsidRPr="00E86D6C">
        <w:rPr>
          <w:i/>
        </w:rPr>
        <w:t xml:space="preserve"> going to the </w:t>
      </w:r>
      <w:proofErr w:type="spellStart"/>
      <w:r w:rsidR="0064524F" w:rsidRPr="00E86D6C">
        <w:rPr>
          <w:b/>
          <w:i/>
        </w:rPr>
        <w:t>ocean_model</w:t>
      </w:r>
      <w:proofErr w:type="spellEnd"/>
      <w:r w:rsidR="0064524F" w:rsidRPr="00E86D6C">
        <w:rPr>
          <w:i/>
        </w:rPr>
        <w:t>?</w:t>
      </w:r>
      <w:r w:rsidR="0064524F">
        <w:t xml:space="preserve">) </w:t>
      </w:r>
      <w:r w:rsidR="00E86D6C">
        <w:t xml:space="preserve">which inherits data from zero to many as needed </w:t>
      </w:r>
      <w:proofErr w:type="spellStart"/>
      <w:r w:rsidR="00E86D6C">
        <w:rPr>
          <w:b/>
        </w:rPr>
        <w:t>scattering_model</w:t>
      </w:r>
      <w:proofErr w:type="spellEnd"/>
      <w:r w:rsidR="00E86D6C">
        <w:t>,</w:t>
      </w:r>
      <w:r w:rsidR="00E86D6C">
        <w:rPr>
          <w:b/>
        </w:rPr>
        <w:t xml:space="preserve"> </w:t>
      </w:r>
      <w:r w:rsidR="00E86D6C">
        <w:t xml:space="preserve">which itself is fed data from the </w:t>
      </w:r>
      <w:r w:rsidR="00E86D6C">
        <w:rPr>
          <w:b/>
        </w:rPr>
        <w:t>volume model</w:t>
      </w:r>
      <w:r w:rsidR="00E86D6C">
        <w:t xml:space="preserve"> and is therefore dependent on that existing, and one or more </w:t>
      </w:r>
      <w:proofErr w:type="spellStart"/>
      <w:r w:rsidR="00E86D6C">
        <w:rPr>
          <w:b/>
        </w:rPr>
        <w:t>refl_loss_model</w:t>
      </w:r>
      <w:proofErr w:type="spellEnd"/>
      <w:r w:rsidR="00E86D6C">
        <w:t xml:space="preserve">. </w:t>
      </w:r>
      <w:r w:rsidR="00EF78C9">
        <w:t xml:space="preserve">The </w:t>
      </w:r>
      <w:proofErr w:type="spellStart"/>
      <w:r w:rsidR="00EF78C9">
        <w:rPr>
          <w:b/>
        </w:rPr>
        <w:t>volume_lock</w:t>
      </w:r>
      <w:proofErr w:type="spellEnd"/>
      <w:r w:rsidR="00EF78C9">
        <w:t xml:space="preserve"> is an aggregate of zero or more </w:t>
      </w:r>
      <w:proofErr w:type="spellStart"/>
      <w:r w:rsidR="00EF78C9">
        <w:rPr>
          <w:b/>
        </w:rPr>
        <w:t>volume_model</w:t>
      </w:r>
      <w:proofErr w:type="spellEnd"/>
      <w:r w:rsidR="00EF78C9">
        <w:t xml:space="preserve">. The </w:t>
      </w:r>
      <w:proofErr w:type="spellStart"/>
      <w:r w:rsidR="00EF78C9">
        <w:rPr>
          <w:b/>
        </w:rPr>
        <w:t>profile_lock</w:t>
      </w:r>
      <w:proofErr w:type="spellEnd"/>
      <w:r w:rsidR="00EF78C9">
        <w:t xml:space="preserve"> is an aggregate of one or more </w:t>
      </w:r>
      <w:proofErr w:type="spellStart"/>
      <w:r w:rsidR="00EF78C9">
        <w:rPr>
          <w:b/>
        </w:rPr>
        <w:t>profile_model</w:t>
      </w:r>
      <w:proofErr w:type="spellEnd"/>
      <w:r w:rsidR="00EF78C9">
        <w:t xml:space="preserve"> </w:t>
      </w:r>
    </w:p>
    <w:p w14:paraId="39B1E2E5" w14:textId="77777777" w:rsidR="009F50AD" w:rsidRDefault="009F50AD" w:rsidP="009C12C7"/>
    <w:p w14:paraId="785A3C7C" w14:textId="77777777" w:rsidR="009F50AD" w:rsidRDefault="009F50AD" w:rsidP="0076744F">
      <w:pPr>
        <w:jc w:val="center"/>
      </w:pPr>
      <w:r>
        <w:rPr>
          <w:noProof/>
        </w:rPr>
        <w:drawing>
          <wp:inline distT="0" distB="0" distL="0" distR="0" wp14:anchorId="1DFCB615" wp14:editId="02E20891">
            <wp:extent cx="4533900" cy="2623462"/>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7626" cy="2625618"/>
                    </a:xfrm>
                    <a:prstGeom prst="rect">
                      <a:avLst/>
                    </a:prstGeom>
                  </pic:spPr>
                </pic:pic>
              </a:graphicData>
            </a:graphic>
          </wp:inline>
        </w:drawing>
      </w:r>
    </w:p>
    <w:p w14:paraId="38CF6452" w14:textId="77777777" w:rsidR="009F50AD" w:rsidRDefault="0076744F" w:rsidP="009C12C7">
      <w:r>
        <w:t xml:space="preserve">The </w:t>
      </w:r>
      <w:r w:rsidRPr="003E654B">
        <w:rPr>
          <w:b/>
        </w:rPr>
        <w:t>attenuation _model</w:t>
      </w:r>
      <w:r>
        <w:t xml:space="preserve"> inherits both an </w:t>
      </w:r>
      <w:proofErr w:type="spellStart"/>
      <w:r w:rsidRPr="003E654B">
        <w:rPr>
          <w:b/>
        </w:rPr>
        <w:t>attenuation_constant</w:t>
      </w:r>
      <w:proofErr w:type="spellEnd"/>
      <w:r>
        <w:t xml:space="preserve"> and an attenuation model, in this case </w:t>
      </w:r>
      <w:proofErr w:type="spellStart"/>
      <w:r w:rsidRPr="003E654B">
        <w:rPr>
          <w:b/>
        </w:rPr>
        <w:t>attenuation_thorp</w:t>
      </w:r>
      <w:proofErr w:type="spellEnd"/>
      <w:r>
        <w:t xml:space="preserve"> however other models could be used in the future</w:t>
      </w:r>
      <w:r w:rsidR="003E654B">
        <w:t xml:space="preserve"> but will be at the selection of the end user.</w:t>
      </w:r>
    </w:p>
    <w:p w14:paraId="074880A0" w14:textId="77777777" w:rsidR="0076744F" w:rsidRDefault="0076744F" w:rsidP="0076744F">
      <w:pPr>
        <w:jc w:val="center"/>
      </w:pPr>
      <w:r>
        <w:rPr>
          <w:noProof/>
        </w:rPr>
        <w:lastRenderedPageBreak/>
        <w:drawing>
          <wp:inline distT="0" distB="0" distL="0" distR="0" wp14:anchorId="346F5A59" wp14:editId="2EE9E09A">
            <wp:extent cx="4395903" cy="7693572"/>
            <wp:effectExtent l="0" t="0" r="508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6541" cy="7694689"/>
                    </a:xfrm>
                    <a:prstGeom prst="rect">
                      <a:avLst/>
                    </a:prstGeom>
                  </pic:spPr>
                </pic:pic>
              </a:graphicData>
            </a:graphic>
          </wp:inline>
        </w:drawing>
      </w:r>
    </w:p>
    <w:p w14:paraId="037B1DA5" w14:textId="77777777" w:rsidR="0076744F" w:rsidRPr="0084016A" w:rsidRDefault="0076744F" w:rsidP="0076744F">
      <w:pPr>
        <w:rPr>
          <w:i/>
        </w:rPr>
      </w:pPr>
      <w:r>
        <w:t xml:space="preserve">A </w:t>
      </w:r>
      <w:proofErr w:type="spellStart"/>
      <w:r w:rsidRPr="003E654B">
        <w:rPr>
          <w:b/>
        </w:rPr>
        <w:t>boundary_model</w:t>
      </w:r>
      <w:proofErr w:type="spellEnd"/>
      <w:r>
        <w:t xml:space="preserve"> inherits </w:t>
      </w:r>
      <w:r w:rsidR="003E654B">
        <w:t xml:space="preserve">information from (I’m guessing only one of the following two?) </w:t>
      </w:r>
      <w:proofErr w:type="spellStart"/>
      <w:r w:rsidR="003E654B">
        <w:rPr>
          <w:b/>
        </w:rPr>
        <w:t>boundary_flat</w:t>
      </w:r>
      <w:proofErr w:type="spellEnd"/>
      <w:r w:rsidR="003E654B">
        <w:t xml:space="preserve"> and </w:t>
      </w:r>
      <w:proofErr w:type="spellStart"/>
      <w:r w:rsidR="003E654B">
        <w:rPr>
          <w:b/>
        </w:rPr>
        <w:t>boundary_slope</w:t>
      </w:r>
      <w:proofErr w:type="spellEnd"/>
      <w:r w:rsidR="003E654B">
        <w:t xml:space="preserve">, </w:t>
      </w:r>
      <w:r w:rsidR="00611F29">
        <w:t xml:space="preserve">and aggregates information from zero or more </w:t>
      </w:r>
      <w:proofErr w:type="spellStart"/>
      <w:r w:rsidR="00611F29">
        <w:rPr>
          <w:b/>
        </w:rPr>
        <w:t>scattering_model</w:t>
      </w:r>
      <w:proofErr w:type="spellEnd"/>
      <w:r w:rsidR="00611F29">
        <w:t xml:space="preserve"> </w:t>
      </w:r>
      <w:r w:rsidR="00611F29">
        <w:lastRenderedPageBreak/>
        <w:t xml:space="preserve">and one or more </w:t>
      </w:r>
      <w:proofErr w:type="spellStart"/>
      <w:r w:rsidR="00611F29">
        <w:rPr>
          <w:b/>
        </w:rPr>
        <w:t>reflect_loss_model</w:t>
      </w:r>
      <w:proofErr w:type="spellEnd"/>
      <w:r w:rsidR="00611F29">
        <w:t>.</w:t>
      </w:r>
      <w:r w:rsidR="0084016A">
        <w:t xml:space="preserve"> (</w:t>
      </w:r>
      <w:r w:rsidR="0084016A">
        <w:rPr>
          <w:i/>
        </w:rPr>
        <w:t xml:space="preserve">I think that the relationship to the </w:t>
      </w:r>
      <w:proofErr w:type="spellStart"/>
      <w:r w:rsidR="0084016A">
        <w:rPr>
          <w:b/>
          <w:i/>
        </w:rPr>
        <w:t>data_grid</w:t>
      </w:r>
      <w:proofErr w:type="spellEnd"/>
      <w:r w:rsidR="0084016A">
        <w:rPr>
          <w:i/>
        </w:rPr>
        <w:t xml:space="preserve"> as represented may be incorrect. My guess is that a boundary type is chosen and then it is decided if that should be represented using </w:t>
      </w:r>
      <w:r w:rsidR="0084016A">
        <w:rPr>
          <w:b/>
          <w:i/>
        </w:rPr>
        <w:t>_grid</w:t>
      </w:r>
      <w:r w:rsidR="0084016A">
        <w:rPr>
          <w:i/>
        </w:rPr>
        <w:t xml:space="preserve"> or </w:t>
      </w:r>
      <w:proofErr w:type="spellStart"/>
      <w:r w:rsidR="0084016A">
        <w:rPr>
          <w:b/>
          <w:i/>
        </w:rPr>
        <w:t>grid_fast</w:t>
      </w:r>
      <w:proofErr w:type="spellEnd"/>
      <w:r w:rsidR="0084016A">
        <w:rPr>
          <w:i/>
        </w:rPr>
        <w:t xml:space="preserve"> based on some criterion.)</w:t>
      </w:r>
    </w:p>
    <w:p w14:paraId="252CFA2A" w14:textId="77777777" w:rsidR="00611F29" w:rsidRDefault="00611F29" w:rsidP="00611F29">
      <w:pPr>
        <w:jc w:val="center"/>
      </w:pPr>
      <w:r>
        <w:rPr>
          <w:noProof/>
        </w:rPr>
        <w:drawing>
          <wp:inline distT="0" distB="0" distL="0" distR="0" wp14:anchorId="5D5A3D60" wp14:editId="69F16603">
            <wp:extent cx="5943600" cy="5919470"/>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919470"/>
                    </a:xfrm>
                    <a:prstGeom prst="rect">
                      <a:avLst/>
                    </a:prstGeom>
                  </pic:spPr>
                </pic:pic>
              </a:graphicData>
            </a:graphic>
          </wp:inline>
        </w:drawing>
      </w:r>
    </w:p>
    <w:p w14:paraId="4985F214" w14:textId="77777777" w:rsidR="00611F29" w:rsidRDefault="00611F29" w:rsidP="0076744F">
      <w:r>
        <w:t xml:space="preserve">The </w:t>
      </w:r>
      <w:proofErr w:type="spellStart"/>
      <w:r>
        <w:rPr>
          <w:b/>
        </w:rPr>
        <w:t>profile_model</w:t>
      </w:r>
      <w:proofErr w:type="spellEnd"/>
      <w:r>
        <w:t xml:space="preserve"> </w:t>
      </w:r>
      <w:r w:rsidR="0084016A">
        <w:t>inherits from (</w:t>
      </w:r>
      <w:r w:rsidR="0084016A">
        <w:rPr>
          <w:i/>
        </w:rPr>
        <w:t xml:space="preserve">again I’m guessing from one and only one of the following four sound speed profiles) </w:t>
      </w:r>
      <w:r w:rsidR="0084016A">
        <w:rPr>
          <w:b/>
          <w:i/>
        </w:rPr>
        <w:t>profile_n2</w:t>
      </w:r>
      <w:r w:rsidR="0084016A">
        <w:rPr>
          <w:i/>
        </w:rPr>
        <w:t xml:space="preserve">, </w:t>
      </w:r>
      <w:proofErr w:type="spellStart"/>
      <w:r w:rsidR="0084016A">
        <w:rPr>
          <w:b/>
          <w:i/>
        </w:rPr>
        <w:t>profile_linear</w:t>
      </w:r>
      <w:proofErr w:type="spellEnd"/>
      <w:r w:rsidR="0084016A">
        <w:rPr>
          <w:i/>
        </w:rPr>
        <w:t xml:space="preserve">, </w:t>
      </w:r>
      <w:proofErr w:type="spellStart"/>
      <w:r w:rsidR="0084016A">
        <w:rPr>
          <w:b/>
          <w:i/>
        </w:rPr>
        <w:t>profile_catenary</w:t>
      </w:r>
      <w:proofErr w:type="spellEnd"/>
      <w:r w:rsidR="0084016A">
        <w:rPr>
          <w:i/>
        </w:rPr>
        <w:t xml:space="preserve">, </w:t>
      </w:r>
      <w:proofErr w:type="spellStart"/>
      <w:r w:rsidR="0084016A">
        <w:rPr>
          <w:b/>
          <w:i/>
        </w:rPr>
        <w:t>profile_munk</w:t>
      </w:r>
      <w:proofErr w:type="spellEnd"/>
      <w:r w:rsidR="0084016A">
        <w:rPr>
          <w:i/>
        </w:rPr>
        <w:t xml:space="preserve">. </w:t>
      </w:r>
      <w:r w:rsidR="0084016A">
        <w:t xml:space="preserve">I would then assume that the model inherits </w:t>
      </w:r>
      <w:r w:rsidR="009E4634">
        <w:t xml:space="preserve">either from </w:t>
      </w:r>
      <w:proofErr w:type="spellStart"/>
      <w:r w:rsidR="009E4634">
        <w:rPr>
          <w:b/>
        </w:rPr>
        <w:t>profile_grid</w:t>
      </w:r>
      <w:proofErr w:type="spellEnd"/>
      <w:r w:rsidR="009E4634">
        <w:t xml:space="preserve"> or </w:t>
      </w:r>
      <w:proofErr w:type="spellStart"/>
      <w:r w:rsidR="009E4634">
        <w:rPr>
          <w:b/>
        </w:rPr>
        <w:t>profile_grid_fast</w:t>
      </w:r>
      <w:proofErr w:type="spellEnd"/>
      <w:r w:rsidR="009E4634">
        <w:t xml:space="preserve"> depending again on a selection either from the end user or based on some other criterion.</w:t>
      </w:r>
    </w:p>
    <w:p w14:paraId="32A4B46B" w14:textId="77777777" w:rsidR="009E4634" w:rsidRDefault="009E4634" w:rsidP="009E4634">
      <w:pPr>
        <w:jc w:val="center"/>
      </w:pPr>
      <w:r>
        <w:rPr>
          <w:noProof/>
        </w:rPr>
        <w:lastRenderedPageBreak/>
        <w:drawing>
          <wp:inline distT="0" distB="0" distL="0" distR="0" wp14:anchorId="6CE36EA2" wp14:editId="6C182C1E">
            <wp:extent cx="5943600" cy="60769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76950"/>
                    </a:xfrm>
                    <a:prstGeom prst="rect">
                      <a:avLst/>
                    </a:prstGeom>
                  </pic:spPr>
                </pic:pic>
              </a:graphicData>
            </a:graphic>
          </wp:inline>
        </w:drawing>
      </w:r>
    </w:p>
    <w:p w14:paraId="73AA4DD3" w14:textId="77777777" w:rsidR="009E4634" w:rsidRDefault="009E4634" w:rsidP="0076744F">
      <w:r>
        <w:t xml:space="preserve">Much like the </w:t>
      </w:r>
      <w:proofErr w:type="spellStart"/>
      <w:r>
        <w:rPr>
          <w:b/>
        </w:rPr>
        <w:t>profile_model</w:t>
      </w:r>
      <w:proofErr w:type="spellEnd"/>
      <w:r>
        <w:t xml:space="preserve"> above, it looks like </w:t>
      </w:r>
      <w:proofErr w:type="spellStart"/>
      <w:r>
        <w:rPr>
          <w:b/>
        </w:rPr>
        <w:t>reflect_loss_model</w:t>
      </w:r>
      <w:proofErr w:type="spellEnd"/>
      <w:r>
        <w:t xml:space="preserve"> inherits a method reflection loss method from </w:t>
      </w:r>
      <w:proofErr w:type="spellStart"/>
      <w:r>
        <w:rPr>
          <w:b/>
        </w:rPr>
        <w:t>reflect_loss_beckmann</w:t>
      </w:r>
      <w:proofErr w:type="spellEnd"/>
      <w:r>
        <w:t xml:space="preserve">, </w:t>
      </w:r>
      <w:proofErr w:type="spellStart"/>
      <w:r>
        <w:rPr>
          <w:b/>
        </w:rPr>
        <w:t>reflect_loss_constant</w:t>
      </w:r>
      <w:proofErr w:type="spellEnd"/>
      <w:r>
        <w:rPr>
          <w:b/>
        </w:rPr>
        <w:softHyphen/>
      </w:r>
      <w:r>
        <w:t xml:space="preserve">, or </w:t>
      </w:r>
      <w:proofErr w:type="spellStart"/>
      <w:r>
        <w:rPr>
          <w:b/>
        </w:rPr>
        <w:t>reflect_loss_eckart</w:t>
      </w:r>
      <w:proofErr w:type="spellEnd"/>
      <w:r>
        <w:t xml:space="preserve"> then applies it using the inherited </w:t>
      </w:r>
      <w:proofErr w:type="spellStart"/>
      <w:r>
        <w:rPr>
          <w:b/>
        </w:rPr>
        <w:t>reflect_loss_netc</w:t>
      </w:r>
      <w:r w:rsidR="004C1393">
        <w:rPr>
          <w:b/>
        </w:rPr>
        <w:t>df</w:t>
      </w:r>
      <w:proofErr w:type="spellEnd"/>
      <w:r>
        <w:t xml:space="preserve"> or </w:t>
      </w:r>
      <w:proofErr w:type="spellStart"/>
      <w:r>
        <w:rPr>
          <w:b/>
        </w:rPr>
        <w:t>reflect_loss_rayleigh_grid</w:t>
      </w:r>
      <w:proofErr w:type="spellEnd"/>
      <w:r>
        <w:t xml:space="preserve"> method. </w:t>
      </w:r>
    </w:p>
    <w:p w14:paraId="67789980" w14:textId="77777777" w:rsidR="009E4634" w:rsidRDefault="009E4634" w:rsidP="0076744F">
      <w:r>
        <w:rPr>
          <w:noProof/>
        </w:rPr>
        <w:lastRenderedPageBreak/>
        <w:drawing>
          <wp:inline distT="0" distB="0" distL="0" distR="0" wp14:anchorId="7661710F" wp14:editId="133B3786">
            <wp:extent cx="5943600" cy="3077210"/>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77210"/>
                    </a:xfrm>
                    <a:prstGeom prst="rect">
                      <a:avLst/>
                    </a:prstGeom>
                  </pic:spPr>
                </pic:pic>
              </a:graphicData>
            </a:graphic>
          </wp:inline>
        </w:drawing>
      </w:r>
    </w:p>
    <w:p w14:paraId="18A5BB77" w14:textId="77777777" w:rsidR="009E4634" w:rsidRDefault="009E4634" w:rsidP="0076744F">
      <w:r>
        <w:t xml:space="preserve">This looks like </w:t>
      </w:r>
      <w:proofErr w:type="spellStart"/>
      <w:r>
        <w:rPr>
          <w:b/>
        </w:rPr>
        <w:t>scattering_model</w:t>
      </w:r>
      <w:proofErr w:type="spellEnd"/>
      <w:r>
        <w:t xml:space="preserve"> inherits an amplitude from </w:t>
      </w:r>
      <w:proofErr w:type="spellStart"/>
      <w:r>
        <w:rPr>
          <w:b/>
        </w:rPr>
        <w:t>scattering_constant</w:t>
      </w:r>
      <w:proofErr w:type="spellEnd"/>
      <w:r>
        <w:rPr>
          <w:b/>
        </w:rPr>
        <w:softHyphen/>
      </w:r>
      <w:r>
        <w:t xml:space="preserve"> and a coefficient from </w:t>
      </w:r>
      <w:proofErr w:type="spellStart"/>
      <w:r>
        <w:rPr>
          <w:b/>
        </w:rPr>
        <w:t>scattering_lam</w:t>
      </w:r>
      <w:r w:rsidR="004C1393">
        <w:rPr>
          <w:b/>
        </w:rPr>
        <w:t>bert</w:t>
      </w:r>
      <w:proofErr w:type="spellEnd"/>
      <w:r w:rsidR="004C1393">
        <w:t xml:space="preserve">, but it should only need one or the other or none. </w:t>
      </w:r>
    </w:p>
    <w:p w14:paraId="2915704A" w14:textId="77777777" w:rsidR="004C1393" w:rsidRDefault="004C1393" w:rsidP="0076744F"/>
    <w:p w14:paraId="3681993B" w14:textId="77777777" w:rsidR="004C1393" w:rsidRDefault="004C1393" w:rsidP="0076744F">
      <w:r>
        <w:rPr>
          <w:noProof/>
        </w:rPr>
        <w:lastRenderedPageBreak/>
        <w:drawing>
          <wp:inline distT="0" distB="0" distL="0" distR="0" wp14:anchorId="61CDD8E2" wp14:editId="310641B3">
            <wp:extent cx="5943600" cy="48285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28540"/>
                    </a:xfrm>
                    <a:prstGeom prst="rect">
                      <a:avLst/>
                    </a:prstGeom>
                  </pic:spPr>
                </pic:pic>
              </a:graphicData>
            </a:graphic>
          </wp:inline>
        </w:drawing>
      </w:r>
    </w:p>
    <w:p w14:paraId="24E037D0" w14:textId="77777777" w:rsidR="004C1393" w:rsidRPr="006B5AF5" w:rsidRDefault="006B5AF5" w:rsidP="0076744F">
      <w:r>
        <w:t xml:space="preserve">The </w:t>
      </w:r>
      <w:proofErr w:type="spellStart"/>
      <w:r>
        <w:rPr>
          <w:b/>
        </w:rPr>
        <w:t>volume_lock</w:t>
      </w:r>
      <w:proofErr w:type="spellEnd"/>
      <w:r>
        <w:t xml:space="preserve"> class aggregates information from </w:t>
      </w:r>
      <w:proofErr w:type="spellStart"/>
      <w:r>
        <w:rPr>
          <w:b/>
        </w:rPr>
        <w:t>volume_model</w:t>
      </w:r>
      <w:proofErr w:type="spellEnd"/>
      <w:r>
        <w:rPr>
          <w:b/>
        </w:rPr>
        <w:t xml:space="preserve"> </w:t>
      </w:r>
      <w:r>
        <w:t>which itself aggregates information from zero or more (</w:t>
      </w:r>
      <w:proofErr w:type="spellStart"/>
      <w:r>
        <w:rPr>
          <w:i/>
        </w:rPr>
        <w:t>its</w:t>
      </w:r>
      <w:proofErr w:type="spellEnd"/>
      <w:r>
        <w:rPr>
          <w:i/>
        </w:rPr>
        <w:t xml:space="preserve"> possible that it could be one or more</w:t>
      </w:r>
      <w:r>
        <w:t xml:space="preserve">) </w:t>
      </w:r>
      <w:proofErr w:type="spellStart"/>
      <w:r>
        <w:rPr>
          <w:b/>
        </w:rPr>
        <w:t>scattering_model</w:t>
      </w:r>
      <w:proofErr w:type="spellEnd"/>
      <w:r>
        <w:t xml:space="preserve"> and inherits information about the density and thickness form the </w:t>
      </w:r>
      <w:proofErr w:type="spellStart"/>
      <w:r>
        <w:rPr>
          <w:b/>
        </w:rPr>
        <w:t>volume_flat</w:t>
      </w:r>
      <w:proofErr w:type="spellEnd"/>
      <w:r>
        <w:t xml:space="preserve"> class. </w:t>
      </w:r>
    </w:p>
    <w:p w14:paraId="48C9F610" w14:textId="77777777" w:rsidR="00EE180C" w:rsidRDefault="00EE180C" w:rsidP="00EE180C">
      <w:pPr>
        <w:pStyle w:val="Heading2"/>
      </w:pPr>
      <w:bookmarkStart w:id="38" w:name="_Toc416777681"/>
      <w:r>
        <w:t>Define</w:t>
      </w:r>
      <w:r w:rsidR="002B2CDE">
        <w:t xml:space="preserve"> sensor</w:t>
      </w:r>
      <w:r>
        <w:t xml:space="preserve"> characteristics</w:t>
      </w:r>
      <w:bookmarkEnd w:id="38"/>
    </w:p>
    <w:p w14:paraId="06F192F1" w14:textId="77777777" w:rsidR="00D86D19" w:rsidRDefault="00D86D19" w:rsidP="00D86D19">
      <w:r>
        <w:t xml:space="preserve">Each class of sensor </w:t>
      </w:r>
      <w:r w:rsidR="00435FA9">
        <w:t>(ex: AN/SSQ-</w:t>
      </w:r>
      <w:del w:id="39" w:author="Sean Reilly" w:date="2015-04-15T09:46:00Z">
        <w:r w:rsidR="00435FA9" w:rsidDel="00252752">
          <w:delText xml:space="preserve">63E </w:delText>
        </w:r>
      </w:del>
      <w:ins w:id="40" w:author="Sean Reilly" w:date="2015-04-15T09:46:00Z">
        <w:r w:rsidR="00252752">
          <w:t xml:space="preserve">62E </w:t>
        </w:r>
      </w:ins>
      <w:r w:rsidR="00435FA9">
        <w:t xml:space="preserve">DICASS </w:t>
      </w:r>
      <w:proofErr w:type="spellStart"/>
      <w:r w:rsidR="00435FA9">
        <w:t>Sonobuoy</w:t>
      </w:r>
      <w:proofErr w:type="spellEnd"/>
      <w:r w:rsidR="00435FA9">
        <w:t xml:space="preserve">) </w:t>
      </w:r>
      <w:r>
        <w:t>has a set of</w:t>
      </w:r>
      <w:r w:rsidRPr="00D86D19">
        <w:t xml:space="preserve"> characteristics</w:t>
      </w:r>
      <w:r>
        <w:t xml:space="preserve"> that distinguish it from other </w:t>
      </w:r>
      <w:r w:rsidR="00762645">
        <w:t xml:space="preserve">sensor types.   </w:t>
      </w:r>
      <w:r w:rsidR="005D7F0A" w:rsidRPr="005D7F0A">
        <w:t>Some sensors act as sources, some act as receivers, and some act as both.</w:t>
      </w:r>
      <w:r w:rsidR="005D7F0A">
        <w:t xml:space="preserve">  </w:t>
      </w:r>
      <w:r w:rsidR="00762645">
        <w:t xml:space="preserve">Source </w:t>
      </w:r>
      <w:r w:rsidR="00762645" w:rsidRPr="00D86D19">
        <w:t>characteristics</w:t>
      </w:r>
      <w:r w:rsidR="00762645">
        <w:t xml:space="preserve"> include information on the transmitted pulses and the beam pattern used during transmission.  Receiver </w:t>
      </w:r>
      <w:r w:rsidR="00762645" w:rsidRPr="00D86D19">
        <w:t>characteristics</w:t>
      </w:r>
      <w:r w:rsidR="00762645">
        <w:t xml:space="preserve"> </w:t>
      </w:r>
      <w:r w:rsidR="005D7F0A">
        <w:t>define</w:t>
      </w:r>
      <w:r w:rsidR="00762645">
        <w:t xml:space="preserve"> the beam patterns for multiple receiver beams.  </w:t>
      </w:r>
      <w:r w:rsidR="005E408F">
        <w:t>T</w:t>
      </w:r>
      <w:r w:rsidR="00762645">
        <w:t xml:space="preserve">he sonar training system passes this information to the reverberation model, and the reverberation </w:t>
      </w:r>
      <w:r w:rsidR="005E408F">
        <w:t xml:space="preserve">model </w:t>
      </w:r>
      <w:r w:rsidR="00762645">
        <w:t>stores this information in memory.</w:t>
      </w:r>
      <w:r w:rsidR="00863DD1">
        <w:t xml:space="preserve">  </w:t>
      </w:r>
    </w:p>
    <w:p w14:paraId="505E0376" w14:textId="77777777" w:rsidR="004B08A1" w:rsidRDefault="005E408F" w:rsidP="00A050A0">
      <w:pPr>
        <w:pStyle w:val="Caption"/>
        <w:jc w:val="center"/>
      </w:pPr>
      <w:r>
        <w:lastRenderedPageBreak/>
        <w:t>The typical sequence of events for d</w:t>
      </w:r>
      <w:r w:rsidRPr="005E408F">
        <w:t>efin</w:t>
      </w:r>
      <w:r>
        <w:t>ing</w:t>
      </w:r>
      <w:r w:rsidRPr="005E408F">
        <w:t xml:space="preserve"> sensor characteristics</w:t>
      </w:r>
      <w:r>
        <w:t xml:space="preserve"> is illustrated in </w:t>
      </w:r>
      <w:r>
        <w:fldChar w:fldCharType="begin"/>
      </w:r>
      <w:r>
        <w:instrText xml:space="preserve"> REF _Ref414628166 \h </w:instrText>
      </w:r>
      <w:r>
        <w:fldChar w:fldCharType="separate"/>
      </w:r>
      <w:r w:rsidR="004B08A1">
        <w:t xml:space="preserve">Figure </w:t>
      </w:r>
      <w:r w:rsidR="004B08A1">
        <w:rPr>
          <w:noProof/>
        </w:rPr>
        <w:t>8</w:t>
      </w:r>
      <w:r>
        <w:fldChar w:fldCharType="end"/>
      </w:r>
      <w:r>
        <w:t>.  The classes that implement these behaviors are illustrated in</w:t>
      </w:r>
      <w:r w:rsidR="00A050A0">
        <w:t xml:space="preserve"> </w:t>
      </w:r>
      <w:r w:rsidR="00A050A0">
        <w:fldChar w:fldCharType="begin"/>
      </w:r>
      <w:r w:rsidR="00A050A0">
        <w:instrText xml:space="preserve"> REF _Ref414629804 \h </w:instrText>
      </w:r>
      <w:r w:rsidR="00A050A0">
        <w:fldChar w:fldCharType="separate"/>
      </w:r>
      <w:r w:rsidR="004B08A1">
        <w:rPr>
          <w:noProof/>
        </w:rPr>
        <w:drawing>
          <wp:inline distT="0" distB="0" distL="0" distR="0" wp14:anchorId="68323470" wp14:editId="69129E20">
            <wp:extent cx="5943600" cy="54933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493385"/>
                    </a:xfrm>
                    <a:prstGeom prst="rect">
                      <a:avLst/>
                    </a:prstGeom>
                  </pic:spPr>
                </pic:pic>
              </a:graphicData>
            </a:graphic>
          </wp:inline>
        </w:drawing>
      </w:r>
    </w:p>
    <w:p w14:paraId="41B7B835" w14:textId="77777777" w:rsidR="004B08A1" w:rsidRDefault="004B08A1" w:rsidP="00032124">
      <w:pPr>
        <w:pStyle w:val="Caption"/>
        <w:jc w:val="center"/>
      </w:pPr>
      <w:r>
        <w:t xml:space="preserve">Figure </w:t>
      </w:r>
      <w:r>
        <w:rPr>
          <w:noProof/>
        </w:rPr>
        <w:t>9</w:t>
      </w:r>
      <w:r>
        <w:t xml:space="preserve"> – Define sensor characteristics classes</w:t>
      </w:r>
    </w:p>
    <w:p w14:paraId="4022AA23" w14:textId="77777777" w:rsidR="004B08A1" w:rsidRDefault="004B08A1" w:rsidP="00A5253F">
      <w:r>
        <w:t xml:space="preserve">A </w:t>
      </w:r>
      <w:proofErr w:type="spellStart"/>
      <w:r>
        <w:rPr>
          <w:b/>
        </w:rPr>
        <w:t>sensor_model</w:t>
      </w:r>
      <w:proofErr w:type="spellEnd"/>
      <w:r>
        <w:t xml:space="preserve"> is an instance of an active sensor in the simulation. As the sensor moves all required attributes are updated. If the attributes change beyond established thresholds a new reverb generation is started. Sensor characteristics for the receiver behaviors are in the class </w:t>
      </w:r>
      <w:proofErr w:type="spellStart"/>
      <w:r>
        <w:rPr>
          <w:b/>
        </w:rPr>
        <w:t>reveiver_params</w:t>
      </w:r>
      <w:proofErr w:type="spellEnd"/>
      <w:r>
        <w:t xml:space="preserve"> while sensor characteristics for the source behaviors are in the class </w:t>
      </w:r>
      <w:proofErr w:type="spellStart"/>
      <w:r>
        <w:rPr>
          <w:b/>
        </w:rPr>
        <w:t>source_params</w:t>
      </w:r>
      <w:proofErr w:type="spellEnd"/>
      <w:r>
        <w:t xml:space="preserve">. The class </w:t>
      </w:r>
      <w:proofErr w:type="spellStart"/>
      <w:r>
        <w:rPr>
          <w:b/>
        </w:rPr>
        <w:t>sensor_params</w:t>
      </w:r>
      <w:proofErr w:type="spellEnd"/>
      <w:r>
        <w:t xml:space="preserve"> contains attributes common to both </w:t>
      </w:r>
      <w:proofErr w:type="spellStart"/>
      <w:r>
        <w:rPr>
          <w:b/>
        </w:rPr>
        <w:t>source_params</w:t>
      </w:r>
      <w:proofErr w:type="spellEnd"/>
      <w:r>
        <w:t xml:space="preserve"> and </w:t>
      </w:r>
      <w:proofErr w:type="spellStart"/>
      <w:r>
        <w:rPr>
          <w:b/>
        </w:rPr>
        <w:t>receiver_params</w:t>
      </w:r>
      <w:proofErr w:type="spellEnd"/>
      <w:r>
        <w:t xml:space="preserve">. </w:t>
      </w:r>
    </w:p>
    <w:p w14:paraId="0CE5D53D" w14:textId="77777777" w:rsidR="004B08A1" w:rsidRPr="00F41F65" w:rsidRDefault="004B08A1" w:rsidP="008C1E8D">
      <w:r>
        <w:t xml:space="preserve">The structures of </w:t>
      </w:r>
      <w:proofErr w:type="spellStart"/>
      <w:r>
        <w:rPr>
          <w:b/>
        </w:rPr>
        <w:t>source_param_map</w:t>
      </w:r>
      <w:proofErr w:type="spellEnd"/>
      <w:r>
        <w:t xml:space="preserve">, </w:t>
      </w:r>
      <w:proofErr w:type="spellStart"/>
      <w:r>
        <w:rPr>
          <w:b/>
        </w:rPr>
        <w:t>receiver_param_map</w:t>
      </w:r>
      <w:proofErr w:type="spellEnd"/>
      <w:r>
        <w:t xml:space="preserve">, and </w:t>
      </w:r>
      <w:proofErr w:type="spellStart"/>
      <w:r>
        <w:rPr>
          <w:b/>
        </w:rPr>
        <w:t>beam_pattern_map</w:t>
      </w:r>
      <w:proofErr w:type="spellEnd"/>
      <w:r>
        <w:t xml:space="preserve"> act as singleton maps for the source, receiver and beam pattern parameters respectfully. All use the </w:t>
      </w:r>
      <w:proofErr w:type="spellStart"/>
      <w:r>
        <w:rPr>
          <w:b/>
        </w:rPr>
        <w:t>sensor_map_template</w:t>
      </w:r>
      <w:proofErr w:type="spellEnd"/>
      <w:r>
        <w:t xml:space="preserve"> as a base class for the singleton maps. </w:t>
      </w:r>
    </w:p>
    <w:p w14:paraId="743179A1" w14:textId="10537D86" w:rsidR="005E408F" w:rsidRPr="00147E9F" w:rsidRDefault="00A050A0" w:rsidP="005E408F">
      <w:r>
        <w:fldChar w:fldCharType="end"/>
      </w:r>
      <w:r w:rsidR="005E408F">
        <w:t xml:space="preserve">.  </w:t>
      </w:r>
      <w:r w:rsidR="005D7F0A">
        <w:t>The typical sequence</w:t>
      </w:r>
      <w:r w:rsidR="005E408F">
        <w:t xml:space="preserve"> of events consists of the following steps:</w:t>
      </w:r>
    </w:p>
    <w:p w14:paraId="2913FB05" w14:textId="77777777" w:rsidR="00A050A0" w:rsidRDefault="00A050A0" w:rsidP="00BC7645">
      <w:pPr>
        <w:pStyle w:val="ListParagraph"/>
        <w:numPr>
          <w:ilvl w:val="0"/>
          <w:numId w:val="17"/>
        </w:numPr>
      </w:pPr>
      <w:r>
        <w:lastRenderedPageBreak/>
        <w:t>The sonar training system passes a list of beam patterns and sensor types to the reverberation model.</w:t>
      </w:r>
    </w:p>
    <w:p w14:paraId="7E91A716" w14:textId="77777777" w:rsidR="008058E4" w:rsidRDefault="008058E4" w:rsidP="008058E4">
      <w:pPr>
        <w:pStyle w:val="ListParagraph"/>
        <w:numPr>
          <w:ilvl w:val="1"/>
          <w:numId w:val="17"/>
        </w:numPr>
      </w:pPr>
      <w:r>
        <w:t xml:space="preserve">The reverberation model </w:t>
      </w:r>
      <w:r w:rsidR="00F77F01">
        <w:t>creates</w:t>
      </w:r>
      <w:r>
        <w:t xml:space="preserve"> </w:t>
      </w:r>
      <w:proofErr w:type="spellStart"/>
      <w:r w:rsidRPr="00A050A0">
        <w:rPr>
          <w:rStyle w:val="IntenseEmphasis"/>
        </w:rPr>
        <w:t>beam_pattern_m</w:t>
      </w:r>
      <w:r w:rsidR="00F77F01">
        <w:rPr>
          <w:rStyle w:val="IntenseEmphasis"/>
        </w:rPr>
        <w:t>odel</w:t>
      </w:r>
      <w:proofErr w:type="spellEnd"/>
      <w:r>
        <w:t xml:space="preserve"> </w:t>
      </w:r>
      <w:r w:rsidR="00F77F01">
        <w:t>for each beam</w:t>
      </w:r>
      <w:r w:rsidR="00402787">
        <w:t xml:space="preserve"> pattern specified by the sonar training system</w:t>
      </w:r>
      <w:r>
        <w:t xml:space="preserve">.  </w:t>
      </w:r>
      <w:r w:rsidR="00F77F01">
        <w:t>The</w:t>
      </w:r>
      <w:r>
        <w:t xml:space="preserve"> </w:t>
      </w:r>
      <w:proofErr w:type="spellStart"/>
      <w:r w:rsidR="00F77F01" w:rsidRPr="00A050A0">
        <w:rPr>
          <w:rStyle w:val="IntenseEmphasis"/>
        </w:rPr>
        <w:t>beam_pattern_m</w:t>
      </w:r>
      <w:r w:rsidR="00F77F01">
        <w:rPr>
          <w:rStyle w:val="IntenseEmphasis"/>
        </w:rPr>
        <w:t>odel</w:t>
      </w:r>
      <w:proofErr w:type="spellEnd"/>
      <w:r w:rsidR="00F77F01">
        <w:t xml:space="preserve"> computes </w:t>
      </w:r>
      <w:r>
        <w:t xml:space="preserve">array gain as a function of depression/elevation angle, azimuthal angle, </w:t>
      </w:r>
      <w:r w:rsidR="00F77F01">
        <w:t>sensor orientation</w:t>
      </w:r>
      <w:r>
        <w:t>, and frequency.</w:t>
      </w:r>
    </w:p>
    <w:p w14:paraId="34C3E0A4" w14:textId="77777777" w:rsidR="00B33555" w:rsidRDefault="00F77F01" w:rsidP="00B33555">
      <w:pPr>
        <w:pStyle w:val="ListParagraph"/>
        <w:numPr>
          <w:ilvl w:val="1"/>
          <w:numId w:val="17"/>
        </w:numPr>
      </w:pPr>
      <w:r>
        <w:t xml:space="preserve">Each </w:t>
      </w:r>
      <w:proofErr w:type="spellStart"/>
      <w:r w:rsidRPr="00A050A0">
        <w:rPr>
          <w:rStyle w:val="IntenseEmphasis"/>
        </w:rPr>
        <w:t>beam_pattern_m</w:t>
      </w:r>
      <w:r>
        <w:rPr>
          <w:rStyle w:val="IntenseEmphasis"/>
        </w:rPr>
        <w:t>odel</w:t>
      </w:r>
      <w:proofErr w:type="spellEnd"/>
      <w:r>
        <w:t xml:space="preserve"> is stored in the </w:t>
      </w:r>
      <w:proofErr w:type="spellStart"/>
      <w:r w:rsidRPr="00A050A0">
        <w:rPr>
          <w:rStyle w:val="IntenseEmphasis"/>
        </w:rPr>
        <w:t>beam_pattern_map</w:t>
      </w:r>
      <w:proofErr w:type="spellEnd"/>
      <w:r>
        <w:t xml:space="preserve"> singleton.</w:t>
      </w:r>
      <w:r w:rsidR="00B33555">
        <w:t xml:space="preserve">  The </w:t>
      </w:r>
      <w:proofErr w:type="spellStart"/>
      <w:r w:rsidR="00B33555" w:rsidRPr="00A050A0">
        <w:rPr>
          <w:rStyle w:val="IntenseEmphasis"/>
        </w:rPr>
        <w:t>beam_pattern_map</w:t>
      </w:r>
      <w:proofErr w:type="spellEnd"/>
      <w:r w:rsidR="00B33555">
        <w:t xml:space="preserve"> maps each beam pattern to a </w:t>
      </w:r>
      <w:proofErr w:type="spellStart"/>
      <w:r w:rsidR="00B33555" w:rsidRPr="00B33555">
        <w:rPr>
          <w:rStyle w:val="IntenseEmphasis"/>
        </w:rPr>
        <w:t>beamID</w:t>
      </w:r>
      <w:proofErr w:type="spellEnd"/>
      <w:r w:rsidR="00B33555">
        <w:t>.</w:t>
      </w:r>
    </w:p>
    <w:p w14:paraId="598DD1E9" w14:textId="77777777" w:rsidR="001A0557" w:rsidRDefault="001A0557" w:rsidP="00F77F01">
      <w:pPr>
        <w:pStyle w:val="ListParagraph"/>
        <w:numPr>
          <w:ilvl w:val="1"/>
          <w:numId w:val="17"/>
        </w:numPr>
      </w:pPr>
      <w:r>
        <w:t xml:space="preserve">Sensors that can transmit active sonar pulses include a </w:t>
      </w:r>
      <w:proofErr w:type="spellStart"/>
      <w:r w:rsidRPr="00817330">
        <w:rPr>
          <w:rStyle w:val="IntenseEmphasis"/>
        </w:rPr>
        <w:t>source_params</w:t>
      </w:r>
      <w:proofErr w:type="spellEnd"/>
      <w:r>
        <w:t xml:space="preserve"> object to store their transmission parameters.</w:t>
      </w:r>
    </w:p>
    <w:p w14:paraId="30BACBC9" w14:textId="77777777" w:rsidR="00B33555" w:rsidRDefault="00F77F01" w:rsidP="00B33555">
      <w:pPr>
        <w:pStyle w:val="ListParagraph"/>
        <w:numPr>
          <w:ilvl w:val="1"/>
          <w:numId w:val="17"/>
        </w:numPr>
      </w:pPr>
      <w:r>
        <w:t xml:space="preserve">During construction, the </w:t>
      </w:r>
      <w:proofErr w:type="spellStart"/>
      <w:r>
        <w:rPr>
          <w:rStyle w:val="IntenseEmphasis"/>
        </w:rPr>
        <w:t>source_params</w:t>
      </w:r>
      <w:proofErr w:type="spellEnd"/>
      <w:r>
        <w:t xml:space="preserve"> object </w:t>
      </w:r>
      <w:r w:rsidR="00B33555">
        <w:t xml:space="preserve">uses a </w:t>
      </w:r>
      <w:proofErr w:type="spellStart"/>
      <w:r w:rsidR="00B33555" w:rsidRPr="00B33555">
        <w:rPr>
          <w:rStyle w:val="IntenseEmphasis"/>
        </w:rPr>
        <w:t>beamID</w:t>
      </w:r>
      <w:proofErr w:type="spellEnd"/>
      <w:r w:rsidR="00B33555">
        <w:t xml:space="preserve"> </w:t>
      </w:r>
      <w:r>
        <w:t xml:space="preserve">to lookup the source beam pattern in the </w:t>
      </w:r>
      <w:proofErr w:type="spellStart"/>
      <w:r w:rsidRPr="00A050A0">
        <w:rPr>
          <w:rStyle w:val="IntenseEmphasis"/>
        </w:rPr>
        <w:t>beam_pattern_map</w:t>
      </w:r>
      <w:proofErr w:type="spellEnd"/>
      <w:r>
        <w:t xml:space="preserve">.  </w:t>
      </w:r>
      <w:r w:rsidR="00B33555">
        <w:t xml:space="preserve">Each </w:t>
      </w:r>
      <w:proofErr w:type="spellStart"/>
      <w:r w:rsidR="00B33555">
        <w:rPr>
          <w:rStyle w:val="IntenseEmphasis"/>
        </w:rPr>
        <w:t>source_params</w:t>
      </w:r>
      <w:proofErr w:type="spellEnd"/>
      <w:r w:rsidR="00B33555">
        <w:t xml:space="preserve"> object holds a single </w:t>
      </w:r>
      <w:proofErr w:type="spellStart"/>
      <w:r w:rsidR="00B33555" w:rsidRPr="00A050A0">
        <w:rPr>
          <w:rStyle w:val="IntenseEmphasis"/>
        </w:rPr>
        <w:t>beam_pattern_m</w:t>
      </w:r>
      <w:r w:rsidR="00B33555">
        <w:rPr>
          <w:rStyle w:val="IntenseEmphasis"/>
        </w:rPr>
        <w:t>odel</w:t>
      </w:r>
      <w:proofErr w:type="spellEnd"/>
      <w:r w:rsidR="00B33555">
        <w:t>.</w:t>
      </w:r>
    </w:p>
    <w:p w14:paraId="0928A654" w14:textId="77777777" w:rsidR="00B33555" w:rsidRDefault="00B33555" w:rsidP="00B33555">
      <w:pPr>
        <w:pStyle w:val="ListParagraph"/>
        <w:numPr>
          <w:ilvl w:val="1"/>
          <w:numId w:val="17"/>
        </w:numPr>
      </w:pPr>
      <w:r>
        <w:t xml:space="preserve">A shared pointer to the </w:t>
      </w:r>
      <w:proofErr w:type="spellStart"/>
      <w:r w:rsidRPr="00A050A0">
        <w:rPr>
          <w:rStyle w:val="IntenseEmphasis"/>
        </w:rPr>
        <w:t>beam_pattern_m</w:t>
      </w:r>
      <w:r>
        <w:rPr>
          <w:rStyle w:val="IntenseEmphasis"/>
        </w:rPr>
        <w:t>odel</w:t>
      </w:r>
      <w:proofErr w:type="spellEnd"/>
      <w:r>
        <w:t xml:space="preserve"> is associated with the source.  The shared pointer allows many sources to share access to each </w:t>
      </w:r>
      <w:proofErr w:type="spellStart"/>
      <w:r w:rsidRPr="00A050A0">
        <w:rPr>
          <w:rStyle w:val="IntenseEmphasis"/>
        </w:rPr>
        <w:t>beam_pattern_m</w:t>
      </w:r>
      <w:r>
        <w:rPr>
          <w:rStyle w:val="IntenseEmphasis"/>
        </w:rPr>
        <w:t>odel</w:t>
      </w:r>
      <w:proofErr w:type="spellEnd"/>
      <w:r>
        <w:t xml:space="preserve"> object.</w:t>
      </w:r>
    </w:p>
    <w:p w14:paraId="7781A2DA" w14:textId="77777777" w:rsidR="00B33555" w:rsidRDefault="00B33555" w:rsidP="00B33555">
      <w:pPr>
        <w:pStyle w:val="ListParagraph"/>
        <w:numPr>
          <w:ilvl w:val="1"/>
          <w:numId w:val="17"/>
        </w:numPr>
      </w:pPr>
      <w:r>
        <w:t xml:space="preserve">Each </w:t>
      </w:r>
      <w:proofErr w:type="spellStart"/>
      <w:r>
        <w:rPr>
          <w:rStyle w:val="IntenseEmphasis"/>
        </w:rPr>
        <w:t>source_params</w:t>
      </w:r>
      <w:proofErr w:type="spellEnd"/>
      <w:r>
        <w:t xml:space="preserve"> object is stored in the </w:t>
      </w:r>
      <w:proofErr w:type="spellStart"/>
      <w:r>
        <w:rPr>
          <w:rStyle w:val="IntenseEmphasis"/>
        </w:rPr>
        <w:t>source_params</w:t>
      </w:r>
      <w:r w:rsidRPr="00A050A0">
        <w:rPr>
          <w:rStyle w:val="IntenseEmphasis"/>
        </w:rPr>
        <w:t>_map</w:t>
      </w:r>
      <w:proofErr w:type="spellEnd"/>
      <w:r>
        <w:t xml:space="preserve"> singleton.  The </w:t>
      </w:r>
      <w:proofErr w:type="spellStart"/>
      <w:r w:rsidR="00402787">
        <w:rPr>
          <w:rStyle w:val="IntenseEmphasis"/>
        </w:rPr>
        <w:t>source_params</w:t>
      </w:r>
      <w:r w:rsidR="00402787" w:rsidRPr="00A050A0">
        <w:rPr>
          <w:rStyle w:val="IntenseEmphasis"/>
        </w:rPr>
        <w:t>_map</w:t>
      </w:r>
      <w:proofErr w:type="spellEnd"/>
      <w:r w:rsidR="00402787">
        <w:t xml:space="preserve"> </w:t>
      </w:r>
      <w:r>
        <w:t xml:space="preserve">maps each </w:t>
      </w:r>
      <w:r w:rsidR="00402787">
        <w:t xml:space="preserve">set of source characteristics </w:t>
      </w:r>
      <w:r>
        <w:t xml:space="preserve">to a </w:t>
      </w:r>
      <w:proofErr w:type="spellStart"/>
      <w:r>
        <w:rPr>
          <w:rStyle w:val="IntenseEmphasis"/>
        </w:rPr>
        <w:t>param</w:t>
      </w:r>
      <w:r w:rsidRPr="00B33555">
        <w:rPr>
          <w:rStyle w:val="IntenseEmphasis"/>
        </w:rPr>
        <w:t>ID</w:t>
      </w:r>
      <w:proofErr w:type="spellEnd"/>
      <w:r>
        <w:t>.</w:t>
      </w:r>
    </w:p>
    <w:p w14:paraId="43518A31" w14:textId="77777777" w:rsidR="001A0557" w:rsidRDefault="001A0557" w:rsidP="00B33555">
      <w:pPr>
        <w:pStyle w:val="ListParagraph"/>
        <w:numPr>
          <w:ilvl w:val="1"/>
          <w:numId w:val="17"/>
        </w:numPr>
      </w:pPr>
      <w:r>
        <w:t xml:space="preserve">Sensors that can receive active sonar pulses include a </w:t>
      </w:r>
      <w:proofErr w:type="spellStart"/>
      <w:r>
        <w:rPr>
          <w:rStyle w:val="IntenseEmphasis"/>
        </w:rPr>
        <w:t>receiver</w:t>
      </w:r>
      <w:r w:rsidRPr="00817330">
        <w:rPr>
          <w:rStyle w:val="IntenseEmphasis"/>
        </w:rPr>
        <w:t>_params</w:t>
      </w:r>
      <w:proofErr w:type="spellEnd"/>
      <w:r>
        <w:t xml:space="preserve"> object to store their receiver parameters.</w:t>
      </w:r>
    </w:p>
    <w:p w14:paraId="2A2F6387" w14:textId="77777777" w:rsidR="001A0557" w:rsidRDefault="00B33555" w:rsidP="00B33555">
      <w:pPr>
        <w:pStyle w:val="ListParagraph"/>
        <w:numPr>
          <w:ilvl w:val="1"/>
          <w:numId w:val="17"/>
        </w:numPr>
      </w:pPr>
      <w:r>
        <w:t xml:space="preserve">During construction, the </w:t>
      </w:r>
      <w:proofErr w:type="spellStart"/>
      <w:r>
        <w:rPr>
          <w:rStyle w:val="IntenseEmphasis"/>
        </w:rPr>
        <w:t>receiver_params</w:t>
      </w:r>
      <w:proofErr w:type="spellEnd"/>
      <w:r>
        <w:t xml:space="preserve"> object uses a </w:t>
      </w:r>
      <w:proofErr w:type="spellStart"/>
      <w:r w:rsidRPr="00B33555">
        <w:rPr>
          <w:rStyle w:val="IntenseEmphasis"/>
        </w:rPr>
        <w:t>beamID</w:t>
      </w:r>
      <w:proofErr w:type="spellEnd"/>
      <w:r>
        <w:t xml:space="preserve"> to lookup receiver beam pattern</w:t>
      </w:r>
      <w:r w:rsidR="001A0557">
        <w:t>s</w:t>
      </w:r>
      <w:r>
        <w:t xml:space="preserve"> in the </w:t>
      </w:r>
      <w:proofErr w:type="spellStart"/>
      <w:r w:rsidRPr="00A050A0">
        <w:rPr>
          <w:rStyle w:val="IntenseEmphasis"/>
        </w:rPr>
        <w:t>beam_pattern_map</w:t>
      </w:r>
      <w:proofErr w:type="spellEnd"/>
      <w:r>
        <w:t xml:space="preserve">.  </w:t>
      </w:r>
      <w:r w:rsidR="001A0557">
        <w:t>R</w:t>
      </w:r>
      <w:r w:rsidR="002F6989">
        <w:t xml:space="preserve">eceivers can have multiple beams, and each beam can have a different </w:t>
      </w:r>
      <w:proofErr w:type="spellStart"/>
      <w:r w:rsidR="002F6989" w:rsidRPr="00A050A0">
        <w:rPr>
          <w:rStyle w:val="IntenseEmphasis"/>
        </w:rPr>
        <w:t>beam_pattern_m</w:t>
      </w:r>
      <w:r w:rsidR="002F6989">
        <w:rPr>
          <w:rStyle w:val="IntenseEmphasis"/>
        </w:rPr>
        <w:t>odel</w:t>
      </w:r>
      <w:proofErr w:type="spellEnd"/>
      <w:r w:rsidR="002F6989">
        <w:t>.</w:t>
      </w:r>
      <w:r w:rsidR="00402787">
        <w:t xml:space="preserve">  For example, DICASS </w:t>
      </w:r>
      <w:proofErr w:type="spellStart"/>
      <w:r w:rsidR="00402787">
        <w:t>sonobuoys</w:t>
      </w:r>
      <w:proofErr w:type="spellEnd"/>
      <w:r w:rsidR="00402787">
        <w:t xml:space="preserve"> have receiver beam patterns for the omnidirectional, sine, and cosine beams.  However, all DICASS </w:t>
      </w:r>
      <w:proofErr w:type="spellStart"/>
      <w:r w:rsidR="00402787">
        <w:t>sonobuoy</w:t>
      </w:r>
      <w:proofErr w:type="spellEnd"/>
      <w:r w:rsidR="00402787">
        <w:t xml:space="preserve"> instances reference the same three </w:t>
      </w:r>
      <w:proofErr w:type="spellStart"/>
      <w:proofErr w:type="gramStart"/>
      <w:r w:rsidR="00402787" w:rsidRPr="00402787">
        <w:rPr>
          <w:rStyle w:val="IntenseEmphasis"/>
        </w:rPr>
        <w:t>beam</w:t>
      </w:r>
      <w:proofErr w:type="gramEnd"/>
      <w:r w:rsidR="00402787" w:rsidRPr="00402787">
        <w:rPr>
          <w:rStyle w:val="IntenseEmphasis"/>
        </w:rPr>
        <w:t>_pattern_models</w:t>
      </w:r>
      <w:proofErr w:type="spellEnd"/>
      <w:r w:rsidR="00402787">
        <w:t xml:space="preserve"> for these beams.</w:t>
      </w:r>
    </w:p>
    <w:p w14:paraId="7709F0D4" w14:textId="77777777" w:rsidR="00B33555" w:rsidRDefault="00B33555" w:rsidP="00B33555">
      <w:pPr>
        <w:pStyle w:val="ListParagraph"/>
        <w:numPr>
          <w:ilvl w:val="1"/>
          <w:numId w:val="17"/>
        </w:numPr>
      </w:pPr>
      <w:r>
        <w:t xml:space="preserve">A shared pointer to each </w:t>
      </w:r>
      <w:proofErr w:type="spellStart"/>
      <w:r w:rsidRPr="00A050A0">
        <w:rPr>
          <w:rStyle w:val="IntenseEmphasis"/>
        </w:rPr>
        <w:t>beam_pattern_m</w:t>
      </w:r>
      <w:r>
        <w:rPr>
          <w:rStyle w:val="IntenseEmphasis"/>
        </w:rPr>
        <w:t>odel</w:t>
      </w:r>
      <w:proofErr w:type="spellEnd"/>
      <w:r>
        <w:t xml:space="preserve"> is associated with the receiver.  The shared pointer allows many </w:t>
      </w:r>
      <w:r w:rsidR="0004016B">
        <w:t>beams</w:t>
      </w:r>
      <w:r>
        <w:t xml:space="preserve"> to share access to each </w:t>
      </w:r>
      <w:proofErr w:type="spellStart"/>
      <w:r w:rsidRPr="00A050A0">
        <w:rPr>
          <w:rStyle w:val="IntenseEmphasis"/>
        </w:rPr>
        <w:t>beam_pattern_m</w:t>
      </w:r>
      <w:r>
        <w:rPr>
          <w:rStyle w:val="IntenseEmphasis"/>
        </w:rPr>
        <w:t>odel</w:t>
      </w:r>
      <w:proofErr w:type="spellEnd"/>
      <w:r>
        <w:t xml:space="preserve"> object.</w:t>
      </w:r>
    </w:p>
    <w:p w14:paraId="5368FD76" w14:textId="77777777" w:rsidR="00B33555" w:rsidRDefault="00B33555" w:rsidP="00B33555">
      <w:pPr>
        <w:pStyle w:val="ListParagraph"/>
        <w:numPr>
          <w:ilvl w:val="1"/>
          <w:numId w:val="17"/>
        </w:numPr>
      </w:pPr>
      <w:r>
        <w:t xml:space="preserve">Each </w:t>
      </w:r>
      <w:proofErr w:type="spellStart"/>
      <w:r>
        <w:rPr>
          <w:rStyle w:val="IntenseEmphasis"/>
        </w:rPr>
        <w:t>receiver_params</w:t>
      </w:r>
      <w:proofErr w:type="spellEnd"/>
      <w:r>
        <w:t xml:space="preserve"> object is stored in the </w:t>
      </w:r>
      <w:proofErr w:type="spellStart"/>
      <w:r>
        <w:rPr>
          <w:rStyle w:val="IntenseEmphasis"/>
        </w:rPr>
        <w:t>receiver_params</w:t>
      </w:r>
      <w:r w:rsidRPr="00A050A0">
        <w:rPr>
          <w:rStyle w:val="IntenseEmphasis"/>
        </w:rPr>
        <w:t>_map</w:t>
      </w:r>
      <w:proofErr w:type="spellEnd"/>
      <w:r>
        <w:t xml:space="preserve"> singleton.  The </w:t>
      </w:r>
      <w:proofErr w:type="spellStart"/>
      <w:r>
        <w:rPr>
          <w:rStyle w:val="IntenseEmphasis"/>
        </w:rPr>
        <w:t>receiver_params</w:t>
      </w:r>
      <w:r w:rsidRPr="00A050A0">
        <w:rPr>
          <w:rStyle w:val="IntenseEmphasis"/>
        </w:rPr>
        <w:t>_map</w:t>
      </w:r>
      <w:proofErr w:type="spellEnd"/>
      <w:r>
        <w:t xml:space="preserve"> associates each set of receiver characteristics with a </w:t>
      </w:r>
      <w:proofErr w:type="spellStart"/>
      <w:r>
        <w:rPr>
          <w:rStyle w:val="IntenseEmphasis"/>
        </w:rPr>
        <w:t>param</w:t>
      </w:r>
      <w:r w:rsidRPr="00B33555">
        <w:rPr>
          <w:rStyle w:val="IntenseEmphasis"/>
        </w:rPr>
        <w:t>ID</w:t>
      </w:r>
      <w:proofErr w:type="spellEnd"/>
      <w:r>
        <w:t xml:space="preserve">.  </w:t>
      </w:r>
    </w:p>
    <w:p w14:paraId="7DD068DC" w14:textId="77777777" w:rsidR="003D2E0D" w:rsidRDefault="003D2E0D" w:rsidP="00BC7645">
      <w:pPr>
        <w:pStyle w:val="ListParagraph"/>
        <w:numPr>
          <w:ilvl w:val="1"/>
          <w:numId w:val="17"/>
        </w:numPr>
      </w:pPr>
      <w:r>
        <w:t>The reverberation model returns conf</w:t>
      </w:r>
      <w:r w:rsidR="004B32FD">
        <w:t>i</w:t>
      </w:r>
      <w:r>
        <w:t>rmation that the beam patterns and sensor types have been stored in memory.</w:t>
      </w:r>
      <w:r w:rsidR="005D7F0A">
        <w:t xml:space="preserve">  An error condition is returned if this process has not been fully successful.</w:t>
      </w:r>
    </w:p>
    <w:p w14:paraId="3F53CDB0" w14:textId="77777777" w:rsidR="008C21BA" w:rsidRDefault="008C21BA" w:rsidP="00D314C3"/>
    <w:p w14:paraId="0D06A5E4" w14:textId="77777777" w:rsidR="008C21BA" w:rsidRDefault="00295719" w:rsidP="00C92CD2">
      <w:pPr>
        <w:keepNext/>
        <w:ind w:left="-720" w:right="-720"/>
        <w:jc w:val="center"/>
      </w:pPr>
      <w:r>
        <w:rPr>
          <w:noProof/>
        </w:rPr>
        <w:lastRenderedPageBreak/>
        <w:drawing>
          <wp:inline distT="0" distB="0" distL="0" distR="0" wp14:anchorId="747C70BF" wp14:editId="64FE54E8">
            <wp:extent cx="7342632" cy="4041648"/>
            <wp:effectExtent l="0" t="6667" r="4127" b="4128"/>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7342632" cy="4041648"/>
                    </a:xfrm>
                    <a:prstGeom prst="rect">
                      <a:avLst/>
                    </a:prstGeom>
                    <a:noFill/>
                    <a:ln>
                      <a:noFill/>
                    </a:ln>
                  </pic:spPr>
                </pic:pic>
              </a:graphicData>
            </a:graphic>
          </wp:inline>
        </w:drawing>
      </w:r>
    </w:p>
    <w:p w14:paraId="5316E435" w14:textId="463F7804" w:rsidR="008C21BA" w:rsidRDefault="008C21BA" w:rsidP="008C21BA">
      <w:pPr>
        <w:pStyle w:val="Caption"/>
        <w:jc w:val="center"/>
      </w:pPr>
      <w:bookmarkStart w:id="41" w:name="_Ref414628166"/>
      <w:bookmarkStart w:id="42" w:name="_Toc416777699"/>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4B08A1">
        <w:rPr>
          <w:noProof/>
        </w:rPr>
        <w:t>8</w:t>
      </w:r>
      <w:r w:rsidR="0045421D">
        <w:rPr>
          <w:noProof/>
        </w:rPr>
        <w:fldChar w:fldCharType="end"/>
      </w:r>
      <w:bookmarkEnd w:id="41"/>
      <w:r>
        <w:t xml:space="preserve"> – Define sensor characteristics sequence</w:t>
      </w:r>
      <w:bookmarkEnd w:id="42"/>
    </w:p>
    <w:p w14:paraId="303DB0ED" w14:textId="77777777" w:rsidR="00D314C3" w:rsidRDefault="00D314C3" w:rsidP="00D314C3">
      <w:r>
        <w:lastRenderedPageBreak/>
        <w:t xml:space="preserve">Note that the reverberation model includes an option that allows new sensor types to be defined at the time that the first instance of such a type is </w:t>
      </w:r>
      <w:r w:rsidR="00165173">
        <w:t>a</w:t>
      </w:r>
      <w:r>
        <w:t>dded to the simulation.</w:t>
      </w:r>
      <w:r w:rsidR="00634B2F">
        <w:t xml:space="preserve">  However, the model requires that beampatterns are defined before they are used in sensor parameters.</w:t>
      </w:r>
    </w:p>
    <w:p w14:paraId="49B94E9C" w14:textId="77777777" w:rsidR="00863DD1" w:rsidRDefault="00863DD1" w:rsidP="00D314C3">
      <w:r>
        <w:t xml:space="preserve">The parameter maps use shared pointers to store and share the </w:t>
      </w:r>
      <w:proofErr w:type="spellStart"/>
      <w:r w:rsidRPr="00A050A0">
        <w:rPr>
          <w:rStyle w:val="IntenseEmphasis"/>
        </w:rPr>
        <w:t>beam_pattern_m</w:t>
      </w:r>
      <w:r>
        <w:rPr>
          <w:rStyle w:val="IntenseEmphasis"/>
        </w:rPr>
        <w:t>odel</w:t>
      </w:r>
      <w:proofErr w:type="spellEnd"/>
      <w:r w:rsidRPr="00863DD1">
        <w:t xml:space="preserve">, </w:t>
      </w:r>
      <w:proofErr w:type="spellStart"/>
      <w:r>
        <w:rPr>
          <w:rStyle w:val="IntenseEmphasis"/>
        </w:rPr>
        <w:t>source_params</w:t>
      </w:r>
      <w:proofErr w:type="spellEnd"/>
      <w:r w:rsidRPr="00863DD1">
        <w:t>, and</w:t>
      </w:r>
      <w:r>
        <w:rPr>
          <w:rStyle w:val="IntenseEmphasis"/>
        </w:rPr>
        <w:t xml:space="preserve"> </w:t>
      </w:r>
      <w:proofErr w:type="spellStart"/>
      <w:r>
        <w:rPr>
          <w:rStyle w:val="IntenseEmphasis"/>
        </w:rPr>
        <w:t>receiver_params</w:t>
      </w:r>
      <w:proofErr w:type="spellEnd"/>
      <w:r w:rsidRPr="00863DD1">
        <w:t xml:space="preserve"> objects.</w:t>
      </w:r>
      <w:r>
        <w:t xml:space="preserve">  This decouples the management of these objects by the parameter maps from their use in </w:t>
      </w:r>
      <w:r w:rsidR="0091665B">
        <w:t>sensor calculations.</w:t>
      </w:r>
    </w:p>
    <w:p w14:paraId="6509A0B2" w14:textId="310B7DCA" w:rsidR="005B6024" w:rsidRDefault="002F3085" w:rsidP="00A050A0">
      <w:pPr>
        <w:pStyle w:val="Caption"/>
        <w:jc w:val="center"/>
      </w:pPr>
      <w:bookmarkStart w:id="43" w:name="_Ref414629804"/>
      <w:bookmarkStart w:id="44" w:name="_Toc416777700"/>
      <w:r>
        <w:rPr>
          <w:noProof/>
        </w:rPr>
        <w:drawing>
          <wp:inline distT="0" distB="0" distL="0" distR="0" wp14:anchorId="0C0C3C80" wp14:editId="4C79A369">
            <wp:extent cx="5943600" cy="5493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493385"/>
                    </a:xfrm>
                    <a:prstGeom prst="rect">
                      <a:avLst/>
                    </a:prstGeom>
                  </pic:spPr>
                </pic:pic>
              </a:graphicData>
            </a:graphic>
          </wp:inline>
        </w:drawing>
      </w:r>
    </w:p>
    <w:p w14:paraId="78EE8CAC" w14:textId="45742349" w:rsidR="00032124" w:rsidRDefault="00032124" w:rsidP="00032124">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4B08A1">
        <w:rPr>
          <w:noProof/>
        </w:rPr>
        <w:t>9</w:t>
      </w:r>
      <w:r>
        <w:rPr>
          <w:noProof/>
        </w:rPr>
        <w:fldChar w:fldCharType="end"/>
      </w:r>
      <w:r>
        <w:t xml:space="preserve"> – Define sensor characteristics classes</w:t>
      </w:r>
    </w:p>
    <w:p w14:paraId="6090146F" w14:textId="25F839E9" w:rsidR="00A5253F" w:rsidRDefault="00A5253F" w:rsidP="00A5253F">
      <w:r>
        <w:t xml:space="preserve">A </w:t>
      </w:r>
      <w:proofErr w:type="spellStart"/>
      <w:r>
        <w:rPr>
          <w:b/>
        </w:rPr>
        <w:t>sensor_model</w:t>
      </w:r>
      <w:proofErr w:type="spellEnd"/>
      <w:r w:rsidR="00032124">
        <w:t xml:space="preserve"> is an instance of an active sensor in the simulation. As the sensor moves all required attributes are updated. If the attributes change beyond established thresholds a new reverb generation is started. </w:t>
      </w:r>
      <w:r w:rsidR="00E75CE9">
        <w:t xml:space="preserve">Sensor characteristics for the receiver behaviors are in the class </w:t>
      </w:r>
      <w:proofErr w:type="spellStart"/>
      <w:r w:rsidR="00E75CE9">
        <w:rPr>
          <w:b/>
        </w:rPr>
        <w:t>reveiver_params</w:t>
      </w:r>
      <w:proofErr w:type="spellEnd"/>
      <w:r w:rsidR="00E75CE9">
        <w:t xml:space="preserve"> while </w:t>
      </w:r>
      <w:r w:rsidR="00E75CE9">
        <w:lastRenderedPageBreak/>
        <w:t xml:space="preserve">sensor characteristics for the source behaviors are in the class </w:t>
      </w:r>
      <w:proofErr w:type="spellStart"/>
      <w:r w:rsidR="00E75CE9">
        <w:rPr>
          <w:b/>
        </w:rPr>
        <w:t>source_params</w:t>
      </w:r>
      <w:proofErr w:type="spellEnd"/>
      <w:r w:rsidR="00E75CE9">
        <w:t xml:space="preserve">. The class </w:t>
      </w:r>
      <w:proofErr w:type="spellStart"/>
      <w:r w:rsidR="00E75CE9">
        <w:rPr>
          <w:b/>
        </w:rPr>
        <w:t>sensor_params</w:t>
      </w:r>
      <w:proofErr w:type="spellEnd"/>
      <w:r w:rsidR="00E75CE9">
        <w:t xml:space="preserve"> contains attributes common to both </w:t>
      </w:r>
      <w:proofErr w:type="spellStart"/>
      <w:r w:rsidR="00E75CE9">
        <w:rPr>
          <w:b/>
        </w:rPr>
        <w:t>source_params</w:t>
      </w:r>
      <w:proofErr w:type="spellEnd"/>
      <w:r w:rsidR="00E75CE9">
        <w:t xml:space="preserve"> and </w:t>
      </w:r>
      <w:proofErr w:type="spellStart"/>
      <w:r w:rsidR="00E75CE9">
        <w:rPr>
          <w:b/>
        </w:rPr>
        <w:t>receiver_params</w:t>
      </w:r>
      <w:proofErr w:type="spellEnd"/>
      <w:r w:rsidR="00E75CE9">
        <w:t xml:space="preserve">. </w:t>
      </w:r>
    </w:p>
    <w:p w14:paraId="4A4CE74C" w14:textId="5D660184" w:rsidR="008C1E8D" w:rsidRPr="00F41F65" w:rsidRDefault="00F41F65" w:rsidP="008C1E8D">
      <w:r>
        <w:t xml:space="preserve">The structures of </w:t>
      </w:r>
      <w:proofErr w:type="spellStart"/>
      <w:r>
        <w:rPr>
          <w:b/>
        </w:rPr>
        <w:t>source_param_map</w:t>
      </w:r>
      <w:proofErr w:type="spellEnd"/>
      <w:r>
        <w:t xml:space="preserve">, </w:t>
      </w:r>
      <w:proofErr w:type="spellStart"/>
      <w:r>
        <w:rPr>
          <w:b/>
        </w:rPr>
        <w:t>receiver_param_map</w:t>
      </w:r>
      <w:proofErr w:type="spellEnd"/>
      <w:r>
        <w:t xml:space="preserve">, and </w:t>
      </w:r>
      <w:proofErr w:type="spellStart"/>
      <w:r>
        <w:rPr>
          <w:b/>
        </w:rPr>
        <w:t>beam_pattern_map</w:t>
      </w:r>
      <w:proofErr w:type="spellEnd"/>
      <w:r>
        <w:t xml:space="preserve"> act as singleton maps for the source, receiver and beam pattern parameters respectfully. All use the </w:t>
      </w:r>
      <w:proofErr w:type="spellStart"/>
      <w:r>
        <w:rPr>
          <w:b/>
        </w:rPr>
        <w:t>sensor_map_template</w:t>
      </w:r>
      <w:proofErr w:type="spellEnd"/>
      <w:r>
        <w:t xml:space="preserve"> as a base class for the singleton maps. </w:t>
      </w:r>
    </w:p>
    <w:p w14:paraId="262E131D" w14:textId="77777777" w:rsidR="00CA1475" w:rsidRDefault="00D211BC" w:rsidP="00AD4034">
      <w:pPr>
        <w:pStyle w:val="Heading2"/>
      </w:pPr>
      <w:bookmarkStart w:id="45" w:name="_Toc416777682"/>
      <w:bookmarkEnd w:id="43"/>
      <w:bookmarkEnd w:id="44"/>
      <w:r>
        <w:t>Add/r</w:t>
      </w:r>
      <w:r w:rsidR="007D255E">
        <w:t>e</w:t>
      </w:r>
      <w:r w:rsidR="00CA1475">
        <w:t>move sensor instances</w:t>
      </w:r>
      <w:bookmarkEnd w:id="45"/>
    </w:p>
    <w:p w14:paraId="50A011F5" w14:textId="47B73628" w:rsidR="00C44E01" w:rsidRDefault="00817330" w:rsidP="005835F1">
      <w:r>
        <w:t xml:space="preserve">The reverberation model supports multiple instances of each </w:t>
      </w:r>
      <w:r w:rsidR="004835CC">
        <w:t xml:space="preserve">active </w:t>
      </w:r>
      <w:r>
        <w:t xml:space="preserve">sensor type.  Sensor instances can be added and removed from the sonar training scenario at any time. Sensors that can transmit active sonar pulses include a </w:t>
      </w:r>
      <w:proofErr w:type="spellStart"/>
      <w:r w:rsidRPr="00817330">
        <w:rPr>
          <w:rStyle w:val="IntenseEmphasis"/>
        </w:rPr>
        <w:t>source_params</w:t>
      </w:r>
      <w:proofErr w:type="spellEnd"/>
      <w:r>
        <w:t xml:space="preserve"> object to store their transmission parameters.  Sensors that can receive active sonar pulses include a </w:t>
      </w:r>
      <w:proofErr w:type="spellStart"/>
      <w:r>
        <w:rPr>
          <w:rStyle w:val="IntenseEmphasis"/>
        </w:rPr>
        <w:t>receiver</w:t>
      </w:r>
      <w:r w:rsidRPr="00817330">
        <w:rPr>
          <w:rStyle w:val="IntenseEmphasis"/>
        </w:rPr>
        <w:t>_params</w:t>
      </w:r>
      <w:proofErr w:type="spellEnd"/>
      <w:r>
        <w:t xml:space="preserve"> object to store their </w:t>
      </w:r>
      <w:r w:rsidR="00D211BC">
        <w:t xml:space="preserve">receiver </w:t>
      </w:r>
      <w:r>
        <w:t xml:space="preserve">parameters.  </w:t>
      </w:r>
      <w:r w:rsidR="00D211BC">
        <w:t xml:space="preserve">Sensors that can both transmit and receive include both the </w:t>
      </w:r>
      <w:proofErr w:type="spellStart"/>
      <w:r w:rsidR="00D211BC" w:rsidRPr="00817330">
        <w:rPr>
          <w:rStyle w:val="IntenseEmphasis"/>
        </w:rPr>
        <w:t>source_params</w:t>
      </w:r>
      <w:proofErr w:type="spellEnd"/>
      <w:r w:rsidR="00D211BC">
        <w:t xml:space="preserve"> and </w:t>
      </w:r>
      <w:proofErr w:type="spellStart"/>
      <w:r w:rsidR="00D211BC">
        <w:rPr>
          <w:rStyle w:val="IntenseEmphasis"/>
        </w:rPr>
        <w:t>receiver</w:t>
      </w:r>
      <w:r w:rsidR="00D211BC" w:rsidRPr="00817330">
        <w:rPr>
          <w:rStyle w:val="IntenseEmphasis"/>
        </w:rPr>
        <w:t>_params</w:t>
      </w:r>
      <w:proofErr w:type="spellEnd"/>
      <w:r w:rsidR="00D211BC">
        <w:t xml:space="preserve"> objects.  Every sensor includes a </w:t>
      </w:r>
      <w:proofErr w:type="spellStart"/>
      <w:r w:rsidR="00D211BC">
        <w:t>wavefront</w:t>
      </w:r>
      <w:proofErr w:type="spellEnd"/>
      <w:r w:rsidR="00D211BC">
        <w:t xml:space="preserve"> generator that computes the propagation effects for that sensor.  Each combination of source and receiver, called a </w:t>
      </w:r>
      <w:proofErr w:type="spellStart"/>
      <w:r w:rsidR="00D211BC" w:rsidRPr="00D211BC">
        <w:rPr>
          <w:rStyle w:val="IntenseEmphasis"/>
        </w:rPr>
        <w:t>sensor_pair</w:t>
      </w:r>
      <w:proofErr w:type="spellEnd"/>
      <w:r w:rsidR="00D211BC">
        <w:t xml:space="preserve"> object, includes an envelope generator for computing the bistatic reverberation envelop</w:t>
      </w:r>
      <w:r w:rsidR="00FF504E">
        <w:t>e</w:t>
      </w:r>
      <w:r w:rsidR="00D211BC">
        <w:t xml:space="preserve"> for that pair.</w:t>
      </w:r>
      <w:r w:rsidR="005835F1">
        <w:t xml:space="preserve">  The </w:t>
      </w:r>
      <w:proofErr w:type="spellStart"/>
      <w:r w:rsidR="005835F1" w:rsidRPr="00D211BC">
        <w:rPr>
          <w:rStyle w:val="IntenseEmphasis"/>
        </w:rPr>
        <w:t>sensor_pair</w:t>
      </w:r>
      <w:proofErr w:type="spellEnd"/>
      <w:r w:rsidR="005835F1">
        <w:t xml:space="preserve"> object also manages the fathometer data for each pair.</w:t>
      </w:r>
      <w:r w:rsidR="00C44E01">
        <w:t xml:space="preserve"> The typical sequence of events for </w:t>
      </w:r>
      <w:r w:rsidR="005D7F0A">
        <w:t xml:space="preserve">adding and removing sensor instances </w:t>
      </w:r>
      <w:r w:rsidR="00C44E01">
        <w:t xml:space="preserve">is illustrated in </w:t>
      </w:r>
      <w:r w:rsidR="00C44E01">
        <w:fldChar w:fldCharType="begin"/>
      </w:r>
      <w:r w:rsidR="00C44E01">
        <w:instrText xml:space="preserve"> REF _Ref414885217 \h </w:instrText>
      </w:r>
      <w:r w:rsidR="00C44E01">
        <w:fldChar w:fldCharType="separate"/>
      </w:r>
      <w:r w:rsidR="004B08A1">
        <w:t xml:space="preserve">Figure </w:t>
      </w:r>
      <w:r w:rsidR="004B08A1">
        <w:rPr>
          <w:noProof/>
        </w:rPr>
        <w:t>10</w:t>
      </w:r>
      <w:r w:rsidR="00C44E01">
        <w:fldChar w:fldCharType="end"/>
      </w:r>
      <w:r w:rsidR="00C44E01">
        <w:t xml:space="preserve"> and </w:t>
      </w:r>
      <w:r w:rsidR="00C44E01">
        <w:fldChar w:fldCharType="begin"/>
      </w:r>
      <w:r w:rsidR="00C44E01">
        <w:instrText xml:space="preserve"> REF _Ref414885232 \h </w:instrText>
      </w:r>
      <w:r w:rsidR="00C44E01">
        <w:fldChar w:fldCharType="separate"/>
      </w:r>
      <w:r w:rsidR="004B08A1">
        <w:t xml:space="preserve">Figure </w:t>
      </w:r>
      <w:r w:rsidR="004B08A1">
        <w:rPr>
          <w:noProof/>
        </w:rPr>
        <w:t>11</w:t>
      </w:r>
      <w:r w:rsidR="00C44E01">
        <w:fldChar w:fldCharType="end"/>
      </w:r>
      <w:r w:rsidR="00C44E01">
        <w:t xml:space="preserve">.  The classes that implement these behaviors are illustrated in </w:t>
      </w:r>
      <w:r w:rsidR="00C44E01">
        <w:fldChar w:fldCharType="begin"/>
      </w:r>
      <w:r w:rsidR="00C44E01">
        <w:instrText xml:space="preserve"> REF _Ref414885242 \h </w:instrText>
      </w:r>
      <w:r w:rsidR="00C44E01">
        <w:fldChar w:fldCharType="separate"/>
      </w:r>
      <w:r w:rsidR="004B08A1">
        <w:t xml:space="preserve">Figure </w:t>
      </w:r>
      <w:r w:rsidR="004B08A1">
        <w:rPr>
          <w:noProof/>
        </w:rPr>
        <w:t>12</w:t>
      </w:r>
      <w:r w:rsidR="00C44E01">
        <w:fldChar w:fldCharType="end"/>
      </w:r>
      <w:r w:rsidR="00C44E01">
        <w:t xml:space="preserve">.  </w:t>
      </w:r>
    </w:p>
    <w:p w14:paraId="27DDB65A" w14:textId="77777777" w:rsidR="008E30C5" w:rsidRDefault="00C37C85" w:rsidP="008E30C5">
      <w:pPr>
        <w:keepNext/>
        <w:jc w:val="center"/>
      </w:pPr>
      <w:r>
        <w:rPr>
          <w:noProof/>
        </w:rPr>
        <w:drawing>
          <wp:inline distT="0" distB="0" distL="0" distR="0" wp14:anchorId="717ED3B9" wp14:editId="298D6595">
            <wp:extent cx="5943600" cy="4125294"/>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25294"/>
                    </a:xfrm>
                    <a:prstGeom prst="rect">
                      <a:avLst/>
                    </a:prstGeom>
                    <a:noFill/>
                    <a:ln>
                      <a:noFill/>
                    </a:ln>
                  </pic:spPr>
                </pic:pic>
              </a:graphicData>
            </a:graphic>
          </wp:inline>
        </w:drawing>
      </w:r>
    </w:p>
    <w:p w14:paraId="7FA96612" w14:textId="5594375E" w:rsidR="008E30C5" w:rsidRDefault="008E30C5" w:rsidP="008E30C5">
      <w:pPr>
        <w:pStyle w:val="Caption"/>
        <w:jc w:val="center"/>
      </w:pPr>
      <w:bookmarkStart w:id="46" w:name="_Ref414885217"/>
      <w:bookmarkStart w:id="47" w:name="_Toc416777701"/>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4B08A1">
        <w:rPr>
          <w:noProof/>
        </w:rPr>
        <w:t>10</w:t>
      </w:r>
      <w:r w:rsidR="0045421D">
        <w:rPr>
          <w:noProof/>
        </w:rPr>
        <w:fldChar w:fldCharType="end"/>
      </w:r>
      <w:bookmarkEnd w:id="46"/>
      <w:r>
        <w:t xml:space="preserve"> – </w:t>
      </w:r>
      <w:r w:rsidRPr="008E30C5">
        <w:t>Add sensor instances</w:t>
      </w:r>
      <w:r w:rsidR="00817330">
        <w:t xml:space="preserve"> sequence</w:t>
      </w:r>
      <w:bookmarkEnd w:id="47"/>
    </w:p>
    <w:p w14:paraId="20BDB667" w14:textId="77777777" w:rsidR="00C44E01" w:rsidRDefault="00C44E01" w:rsidP="00C44E01">
      <w:r>
        <w:lastRenderedPageBreak/>
        <w:t>The typical sequence of events for adding a new sensor instance consists of the following steps:</w:t>
      </w:r>
    </w:p>
    <w:p w14:paraId="290B5C9E" w14:textId="77777777" w:rsidR="00C44E01" w:rsidRDefault="00C44E01" w:rsidP="00C44E01">
      <w:pPr>
        <w:pStyle w:val="ListParagraph"/>
        <w:numPr>
          <w:ilvl w:val="0"/>
          <w:numId w:val="18"/>
        </w:numPr>
      </w:pPr>
      <w:r>
        <w:t xml:space="preserve">The sonar training system passes a list of </w:t>
      </w:r>
      <w:r w:rsidR="00080C78">
        <w:t>active sensors to deploy in</w:t>
      </w:r>
      <w:r w:rsidR="00C94713">
        <w:t>to</w:t>
      </w:r>
      <w:r w:rsidR="00080C78">
        <w:t xml:space="preserve"> </w:t>
      </w:r>
      <w:r>
        <w:t>the reverberation model.</w:t>
      </w:r>
    </w:p>
    <w:p w14:paraId="33ECF304" w14:textId="3B855E0B" w:rsidR="00080C78" w:rsidRDefault="00080C78" w:rsidP="00C44E01">
      <w:pPr>
        <w:pStyle w:val="ListParagraph"/>
        <w:numPr>
          <w:ilvl w:val="1"/>
          <w:numId w:val="18"/>
        </w:numPr>
      </w:pPr>
      <w:r>
        <w:t xml:space="preserve">The reverberation model includes an option that allows new sensor types to be defined at the time that the first instance of such a type is added to the simulation.  Defining a new sensor type at deployment time uses the sequence of events illustrated in </w:t>
      </w:r>
      <w:r>
        <w:fldChar w:fldCharType="begin"/>
      </w:r>
      <w:r>
        <w:instrText xml:space="preserve"> REF _Ref414628166 \h </w:instrText>
      </w:r>
      <w:r>
        <w:fldChar w:fldCharType="separate"/>
      </w:r>
      <w:r w:rsidR="004B08A1">
        <w:t xml:space="preserve">Figure </w:t>
      </w:r>
      <w:r w:rsidR="004B08A1">
        <w:rPr>
          <w:noProof/>
        </w:rPr>
        <w:t>8</w:t>
      </w:r>
      <w:r>
        <w:fldChar w:fldCharType="end"/>
      </w:r>
      <w:r>
        <w:t>.</w:t>
      </w:r>
    </w:p>
    <w:p w14:paraId="24339D39" w14:textId="77777777" w:rsidR="0004016B" w:rsidRDefault="0004016B" w:rsidP="0004016B">
      <w:pPr>
        <w:pStyle w:val="ListParagraph"/>
        <w:numPr>
          <w:ilvl w:val="1"/>
          <w:numId w:val="18"/>
        </w:numPr>
      </w:pPr>
      <w:r>
        <w:t xml:space="preserve">The </w:t>
      </w:r>
      <w:proofErr w:type="spellStart"/>
      <w:r w:rsidRPr="001A0557">
        <w:rPr>
          <w:rStyle w:val="IntenseEmphasis"/>
        </w:rPr>
        <w:t>sensor_manager</w:t>
      </w:r>
      <w:proofErr w:type="spellEnd"/>
      <w:r>
        <w:t xml:space="preserve"> is provided with </w:t>
      </w:r>
      <w:r w:rsidR="006D1C15">
        <w:t xml:space="preserve">a </w:t>
      </w:r>
      <w:r>
        <w:t xml:space="preserve">unique </w:t>
      </w:r>
      <w:proofErr w:type="spellStart"/>
      <w:r w:rsidRPr="001A0557">
        <w:rPr>
          <w:rStyle w:val="IntenseEmphasis"/>
        </w:rPr>
        <w:t>sensorID</w:t>
      </w:r>
      <w:proofErr w:type="spellEnd"/>
      <w:r>
        <w:t xml:space="preserve"> for the new sensor, a </w:t>
      </w:r>
      <w:proofErr w:type="spellStart"/>
      <w:r w:rsidRPr="001A0557">
        <w:rPr>
          <w:rStyle w:val="IntenseEmphasis"/>
        </w:rPr>
        <w:t>paramsID</w:t>
      </w:r>
      <w:proofErr w:type="spellEnd"/>
      <w:r>
        <w:t xml:space="preserve"> that define the sensor type, and an optional string that provides a human readable identifier for each sensor.</w:t>
      </w:r>
    </w:p>
    <w:p w14:paraId="6B235318" w14:textId="77777777" w:rsidR="0004016B" w:rsidRDefault="00080C78" w:rsidP="0004016B">
      <w:pPr>
        <w:pStyle w:val="ListParagraph"/>
        <w:numPr>
          <w:ilvl w:val="1"/>
          <w:numId w:val="18"/>
        </w:numPr>
      </w:pPr>
      <w:r>
        <w:t xml:space="preserve">A </w:t>
      </w:r>
      <w:proofErr w:type="spellStart"/>
      <w:r w:rsidR="00C37C85" w:rsidRPr="00C37C85">
        <w:rPr>
          <w:rStyle w:val="IntenseEmphasis"/>
        </w:rPr>
        <w:t>sensor_model</w:t>
      </w:r>
      <w:proofErr w:type="spellEnd"/>
      <w:r>
        <w:t xml:space="preserve"> object is created </w:t>
      </w:r>
      <w:r w:rsidR="0004016B">
        <w:t xml:space="preserve">and added to the </w:t>
      </w:r>
      <w:proofErr w:type="spellStart"/>
      <w:r w:rsidR="0004016B" w:rsidRPr="001A0557">
        <w:rPr>
          <w:rStyle w:val="IntenseEmphasis"/>
        </w:rPr>
        <w:t>sensor_manager</w:t>
      </w:r>
      <w:proofErr w:type="spellEnd"/>
      <w:r w:rsidR="0004016B">
        <w:t xml:space="preserve">.  The </w:t>
      </w:r>
      <w:proofErr w:type="spellStart"/>
      <w:r w:rsidR="00886247">
        <w:rPr>
          <w:rStyle w:val="IntenseEmphasis"/>
        </w:rPr>
        <w:t>sensor_manager</w:t>
      </w:r>
      <w:proofErr w:type="spellEnd"/>
      <w:r w:rsidR="0004016B">
        <w:t xml:space="preserve"> manages the lifecycle of the </w:t>
      </w:r>
      <w:proofErr w:type="spellStart"/>
      <w:r w:rsidR="00C37C85" w:rsidRPr="00C37C85">
        <w:rPr>
          <w:rStyle w:val="IntenseEmphasis"/>
        </w:rPr>
        <w:t>sensor_</w:t>
      </w:r>
      <w:proofErr w:type="gramStart"/>
      <w:r w:rsidR="00C37C85" w:rsidRPr="00C37C85">
        <w:rPr>
          <w:rStyle w:val="IntenseEmphasis"/>
        </w:rPr>
        <w:t>model</w:t>
      </w:r>
      <w:proofErr w:type="spellEnd"/>
      <w:r w:rsidR="0004016B">
        <w:t>, and</w:t>
      </w:r>
      <w:proofErr w:type="gramEnd"/>
      <w:r w:rsidR="0004016B">
        <w:t xml:space="preserve"> allows the model to look up </w:t>
      </w:r>
      <w:r w:rsidR="0004016B" w:rsidRPr="00C757B7">
        <w:rPr>
          <w:rStyle w:val="IntenseEmphasis"/>
        </w:rPr>
        <w:t>sensors</w:t>
      </w:r>
      <w:r w:rsidR="0004016B">
        <w:t xml:space="preserve"> using their </w:t>
      </w:r>
      <w:proofErr w:type="spellStart"/>
      <w:r w:rsidR="0004016B" w:rsidRPr="0004016B">
        <w:rPr>
          <w:rStyle w:val="IntenseEmphasis"/>
        </w:rPr>
        <w:t>sensorID</w:t>
      </w:r>
      <w:proofErr w:type="spellEnd"/>
      <w:r w:rsidR="0004016B">
        <w:t>.</w:t>
      </w:r>
    </w:p>
    <w:p w14:paraId="4537B32F" w14:textId="77777777" w:rsidR="001A0557" w:rsidRDefault="00080C78" w:rsidP="00080C78">
      <w:pPr>
        <w:pStyle w:val="ListParagraph"/>
        <w:numPr>
          <w:ilvl w:val="1"/>
          <w:numId w:val="18"/>
        </w:numPr>
      </w:pPr>
      <w:r>
        <w:t xml:space="preserve">The </w:t>
      </w:r>
      <w:proofErr w:type="spellStart"/>
      <w:r w:rsidR="00C37C85" w:rsidRPr="00C37C85">
        <w:rPr>
          <w:rStyle w:val="IntenseEmphasis"/>
        </w:rPr>
        <w:t>sensor_model</w:t>
      </w:r>
      <w:proofErr w:type="spellEnd"/>
      <w:r>
        <w:t xml:space="preserve"> object</w:t>
      </w:r>
      <w:r w:rsidR="001A0557">
        <w:t xml:space="preserve"> uses </w:t>
      </w:r>
      <w:r w:rsidR="0004016B">
        <w:t xml:space="preserve">information from </w:t>
      </w:r>
      <w:r w:rsidR="001A0557">
        <w:t xml:space="preserve">the </w:t>
      </w:r>
      <w:proofErr w:type="spellStart"/>
      <w:r w:rsidR="001A0557" w:rsidRPr="005F7346">
        <w:rPr>
          <w:rStyle w:val="IntenseEmphasis"/>
        </w:rPr>
        <w:t>source_params_map</w:t>
      </w:r>
      <w:proofErr w:type="spellEnd"/>
      <w:r w:rsidR="001A0557">
        <w:t xml:space="preserve">, </w:t>
      </w:r>
      <w:proofErr w:type="spellStart"/>
      <w:r w:rsidR="001A0557" w:rsidRPr="005F7346">
        <w:rPr>
          <w:rStyle w:val="IntenseEmphasis"/>
        </w:rPr>
        <w:t>receiver_params_map</w:t>
      </w:r>
      <w:proofErr w:type="spellEnd"/>
      <w:r w:rsidR="001A0557">
        <w:t xml:space="preserve">, and </w:t>
      </w:r>
      <w:proofErr w:type="spellStart"/>
      <w:r w:rsidR="001A0557" w:rsidRPr="005F7346">
        <w:rPr>
          <w:rStyle w:val="IntenseEmphasis"/>
        </w:rPr>
        <w:t>beam_pattern_map</w:t>
      </w:r>
      <w:proofErr w:type="spellEnd"/>
      <w:r w:rsidR="001A0557">
        <w:t xml:space="preserve"> singletons (not shown on this illustration) to find the sensor</w:t>
      </w:r>
      <w:r w:rsidR="0004016B">
        <w:t xml:space="preserve"> parameters associated with this class of sensor.</w:t>
      </w:r>
    </w:p>
    <w:p w14:paraId="04E1E878" w14:textId="77777777" w:rsidR="0004016B" w:rsidRPr="00080C78" w:rsidRDefault="0004016B" w:rsidP="00080C78">
      <w:pPr>
        <w:pStyle w:val="ListParagraph"/>
        <w:numPr>
          <w:ilvl w:val="1"/>
          <w:numId w:val="18"/>
        </w:numPr>
      </w:pPr>
      <w:r>
        <w:t xml:space="preserve">The </w:t>
      </w:r>
      <w:proofErr w:type="spellStart"/>
      <w:r w:rsidRPr="001A0557">
        <w:rPr>
          <w:rStyle w:val="IntenseEmphasis"/>
        </w:rPr>
        <w:t>sensor_manager</w:t>
      </w:r>
      <w:proofErr w:type="spellEnd"/>
      <w:r>
        <w:t xml:space="preserve"> notifies the </w:t>
      </w:r>
      <w:proofErr w:type="spellStart"/>
      <w:r w:rsidRPr="00C757B7">
        <w:rPr>
          <w:rStyle w:val="IntenseEmphasis"/>
        </w:rPr>
        <w:t>sensor_pair_manager</w:t>
      </w:r>
      <w:proofErr w:type="spellEnd"/>
      <w:r>
        <w:t xml:space="preserve"> that a new sensor has been created.</w:t>
      </w:r>
    </w:p>
    <w:p w14:paraId="69A007A0" w14:textId="77777777" w:rsidR="00C44E01" w:rsidRDefault="00C757B7" w:rsidP="00C44E01">
      <w:pPr>
        <w:pStyle w:val="ListParagraph"/>
        <w:numPr>
          <w:ilvl w:val="1"/>
          <w:numId w:val="18"/>
        </w:numPr>
      </w:pPr>
      <w:r>
        <w:t xml:space="preserve">The </w:t>
      </w:r>
      <w:proofErr w:type="spellStart"/>
      <w:r w:rsidRPr="00C757B7">
        <w:rPr>
          <w:rStyle w:val="IntenseEmphasis"/>
        </w:rPr>
        <w:t>sensor_pair_manager</w:t>
      </w:r>
      <w:proofErr w:type="spellEnd"/>
      <w:r>
        <w:t xml:space="preserve"> searches for all possible combination</w:t>
      </w:r>
      <w:r w:rsidR="004D1054">
        <w:t>s</w:t>
      </w:r>
      <w:r>
        <w:t xml:space="preserve"> of sources and receivers.</w:t>
      </w:r>
      <w:r w:rsidR="0004016B">
        <w:t xml:space="preserve">  </w:t>
      </w:r>
    </w:p>
    <w:p w14:paraId="3B5182A1" w14:textId="77777777" w:rsidR="00C757B7" w:rsidRDefault="00C757B7" w:rsidP="00C757B7">
      <w:pPr>
        <w:pStyle w:val="ListParagraph"/>
        <w:numPr>
          <w:ilvl w:val="1"/>
          <w:numId w:val="18"/>
        </w:numPr>
      </w:pPr>
      <w:r>
        <w:t xml:space="preserve">The </w:t>
      </w:r>
      <w:proofErr w:type="spellStart"/>
      <w:r w:rsidRPr="00C757B7">
        <w:rPr>
          <w:rStyle w:val="IntenseEmphasis"/>
        </w:rPr>
        <w:t>sensor_pair_manager</w:t>
      </w:r>
      <w:proofErr w:type="spellEnd"/>
      <w:r>
        <w:t xml:space="preserve"> creates a new </w:t>
      </w:r>
      <w:proofErr w:type="spellStart"/>
      <w:r w:rsidRPr="005F7346">
        <w:rPr>
          <w:rStyle w:val="IntenseEmphasis"/>
        </w:rPr>
        <w:t>sensor_pair</w:t>
      </w:r>
      <w:proofErr w:type="spellEnd"/>
      <w:r w:rsidRPr="005F7346">
        <w:rPr>
          <w:rStyle w:val="IntenseEmphasis"/>
        </w:rPr>
        <w:t xml:space="preserve"> </w:t>
      </w:r>
      <w:r>
        <w:t>object for each combination of source and receiver.</w:t>
      </w:r>
      <w:r w:rsidR="0004016B">
        <w:t xml:space="preserve">  Sensors that are capable of both sending and receiving create a monostatic </w:t>
      </w:r>
      <w:proofErr w:type="spellStart"/>
      <w:r w:rsidR="0004016B" w:rsidRPr="005F7346">
        <w:rPr>
          <w:rStyle w:val="IntenseEmphasis"/>
        </w:rPr>
        <w:t>sensor_pair</w:t>
      </w:r>
      <w:proofErr w:type="spellEnd"/>
      <w:r w:rsidR="0004016B" w:rsidRPr="005F7346">
        <w:rPr>
          <w:rStyle w:val="IntenseEmphasis"/>
        </w:rPr>
        <w:t xml:space="preserve"> </w:t>
      </w:r>
      <w:r w:rsidR="0004016B">
        <w:t xml:space="preserve">object.  </w:t>
      </w:r>
      <w:proofErr w:type="spellStart"/>
      <w:r w:rsidR="0004016B">
        <w:t>Multistatic</w:t>
      </w:r>
      <w:proofErr w:type="spellEnd"/>
      <w:r w:rsidR="0004016B">
        <w:t xml:space="preserve"> </w:t>
      </w:r>
      <w:proofErr w:type="spellStart"/>
      <w:r w:rsidR="0004016B" w:rsidRPr="005F7346">
        <w:rPr>
          <w:rStyle w:val="IntenseEmphasis"/>
        </w:rPr>
        <w:t>sensor_pair</w:t>
      </w:r>
      <w:proofErr w:type="spellEnd"/>
      <w:r w:rsidR="0004016B" w:rsidRPr="005F7346">
        <w:rPr>
          <w:rStyle w:val="IntenseEmphasis"/>
        </w:rPr>
        <w:t xml:space="preserve"> </w:t>
      </w:r>
      <w:r w:rsidR="0004016B">
        <w:t>objects are create</w:t>
      </w:r>
      <w:r w:rsidR="006D1C15">
        <w:t>d</w:t>
      </w:r>
      <w:r w:rsidR="0004016B">
        <w:t xml:space="preserve"> for all combinations of sources and receivers that have the </w:t>
      </w:r>
      <w:proofErr w:type="spellStart"/>
      <w:r w:rsidR="0004016B" w:rsidRPr="0004016B">
        <w:rPr>
          <w:rStyle w:val="IntenseEmphasis"/>
        </w:rPr>
        <w:t>multistatic</w:t>
      </w:r>
      <w:proofErr w:type="spellEnd"/>
      <w:r w:rsidR="0004016B">
        <w:t xml:space="preserve"> field set to true in the</w:t>
      </w:r>
      <w:r w:rsidR="006D1C15">
        <w:t>ir</w:t>
      </w:r>
      <w:r w:rsidR="0004016B">
        <w:t xml:space="preserve"> sensor parameters.</w:t>
      </w:r>
    </w:p>
    <w:p w14:paraId="410D3DD8" w14:textId="77777777" w:rsidR="00FB26A9" w:rsidRPr="00147E9F" w:rsidRDefault="00FB26A9" w:rsidP="00C757B7">
      <w:pPr>
        <w:pStyle w:val="ListParagraph"/>
        <w:numPr>
          <w:ilvl w:val="1"/>
          <w:numId w:val="18"/>
        </w:numPr>
      </w:pPr>
      <w:r>
        <w:t xml:space="preserve">The </w:t>
      </w:r>
      <w:proofErr w:type="spellStart"/>
      <w:r w:rsidRPr="005F7346">
        <w:rPr>
          <w:rStyle w:val="IntenseEmphasis"/>
        </w:rPr>
        <w:t>sensor_pair</w:t>
      </w:r>
      <w:proofErr w:type="spellEnd"/>
      <w:r w:rsidRPr="005F7346">
        <w:rPr>
          <w:rStyle w:val="IntenseEmphasis"/>
        </w:rPr>
        <w:t xml:space="preserve"> </w:t>
      </w:r>
      <w:r>
        <w:t xml:space="preserve">adds itself as a change listener on </w:t>
      </w:r>
      <w:r w:rsidR="006D1C15">
        <w:t>its</w:t>
      </w:r>
      <w:r>
        <w:t xml:space="preserve"> source and receiver </w:t>
      </w:r>
      <w:proofErr w:type="spellStart"/>
      <w:r w:rsidR="00C37C85" w:rsidRPr="00C37C85">
        <w:rPr>
          <w:rStyle w:val="IntenseEmphasis"/>
        </w:rPr>
        <w:t>sensor_model</w:t>
      </w:r>
      <w:proofErr w:type="spellEnd"/>
      <w:r w:rsidRPr="005F7346">
        <w:rPr>
          <w:rStyle w:val="IntenseEmphasis"/>
        </w:rPr>
        <w:t xml:space="preserve"> </w:t>
      </w:r>
      <w:r>
        <w:t>objects.</w:t>
      </w:r>
    </w:p>
    <w:p w14:paraId="340A5BC4" w14:textId="3D7AB2E1" w:rsidR="00C757B7" w:rsidRDefault="00C757B7" w:rsidP="00C757B7">
      <w:pPr>
        <w:pStyle w:val="ListParagraph"/>
        <w:numPr>
          <w:ilvl w:val="1"/>
          <w:numId w:val="18"/>
        </w:numPr>
      </w:pPr>
      <w:r>
        <w:t>As soon as initialization is complete, t</w:t>
      </w:r>
      <w:r w:rsidRPr="00C757B7">
        <w:t>he reverberation model</w:t>
      </w:r>
      <w:r>
        <w:t xml:space="preserve"> updates the </w:t>
      </w:r>
      <w:proofErr w:type="spellStart"/>
      <w:r w:rsidR="00C37C85" w:rsidRPr="00C37C85">
        <w:rPr>
          <w:rStyle w:val="IntenseEmphasis"/>
        </w:rPr>
        <w:t>sensor_model</w:t>
      </w:r>
      <w:proofErr w:type="spellEnd"/>
      <w:r>
        <w:t xml:space="preserve"> using the sequence of events illustrated in</w:t>
      </w:r>
      <w:r w:rsidR="002F3085">
        <w:t xml:space="preserve"> </w:t>
      </w:r>
      <w:r w:rsidR="004D1054">
        <w:fldChar w:fldCharType="begin"/>
      </w:r>
      <w:r w:rsidR="004D1054">
        <w:instrText xml:space="preserve"> REF _Ref414888244 \h </w:instrText>
      </w:r>
      <w:r w:rsidR="004D1054">
        <w:fldChar w:fldCharType="separate"/>
      </w:r>
      <w:r w:rsidR="004B08A1">
        <w:t xml:space="preserve">Figure </w:t>
      </w:r>
      <w:r w:rsidR="004B08A1">
        <w:rPr>
          <w:noProof/>
        </w:rPr>
        <w:t>13</w:t>
      </w:r>
      <w:r w:rsidR="004D1054">
        <w:fldChar w:fldCharType="end"/>
      </w:r>
      <w:r>
        <w:t>.</w:t>
      </w:r>
    </w:p>
    <w:p w14:paraId="0C6F2EF2" w14:textId="77777777" w:rsidR="00C757B7" w:rsidRPr="00147E9F" w:rsidRDefault="00C757B7" w:rsidP="00C757B7">
      <w:pPr>
        <w:pStyle w:val="ListParagraph"/>
        <w:numPr>
          <w:ilvl w:val="1"/>
          <w:numId w:val="18"/>
        </w:numPr>
      </w:pPr>
      <w:r w:rsidRPr="00C757B7">
        <w:t xml:space="preserve">The reverberation model returns confirmation that the </w:t>
      </w:r>
      <w:proofErr w:type="spellStart"/>
      <w:r w:rsidR="00C37C85" w:rsidRPr="00C37C85">
        <w:rPr>
          <w:rStyle w:val="IntenseEmphasis"/>
        </w:rPr>
        <w:t>sensor_model</w:t>
      </w:r>
      <w:proofErr w:type="spellEnd"/>
      <w:r w:rsidRPr="00C757B7">
        <w:t xml:space="preserve"> </w:t>
      </w:r>
      <w:r>
        <w:t xml:space="preserve">instances </w:t>
      </w:r>
      <w:r w:rsidRPr="00C757B7">
        <w:t xml:space="preserve">have been </w:t>
      </w:r>
      <w:r>
        <w:t>deployed.</w:t>
      </w:r>
      <w:r w:rsidR="005D7F0A">
        <w:t xml:space="preserve"> </w:t>
      </w:r>
      <w:r w:rsidR="005D7F0A" w:rsidRPr="005D7F0A">
        <w:t>An error condition is returned if this process has not been fully successful.</w:t>
      </w:r>
    </w:p>
    <w:p w14:paraId="2068AAFF" w14:textId="77777777" w:rsidR="00817330" w:rsidRDefault="00C37C85" w:rsidP="00817330">
      <w:pPr>
        <w:keepNext/>
        <w:jc w:val="center"/>
      </w:pPr>
      <w:r>
        <w:rPr>
          <w:noProof/>
        </w:rPr>
        <w:lastRenderedPageBreak/>
        <w:drawing>
          <wp:inline distT="0" distB="0" distL="0" distR="0" wp14:anchorId="307EC4E5" wp14:editId="0A544EC6">
            <wp:extent cx="5943600" cy="265614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56142"/>
                    </a:xfrm>
                    <a:prstGeom prst="rect">
                      <a:avLst/>
                    </a:prstGeom>
                    <a:noFill/>
                    <a:ln>
                      <a:noFill/>
                    </a:ln>
                  </pic:spPr>
                </pic:pic>
              </a:graphicData>
            </a:graphic>
          </wp:inline>
        </w:drawing>
      </w:r>
    </w:p>
    <w:p w14:paraId="6A74AB23" w14:textId="6EA7C275" w:rsidR="008E30C5" w:rsidRDefault="00817330" w:rsidP="00817330">
      <w:pPr>
        <w:pStyle w:val="Caption"/>
        <w:jc w:val="center"/>
      </w:pPr>
      <w:bookmarkStart w:id="48" w:name="_Ref414885232"/>
      <w:bookmarkStart w:id="49" w:name="_Toc416777702"/>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4B08A1">
        <w:rPr>
          <w:noProof/>
        </w:rPr>
        <w:t>11</w:t>
      </w:r>
      <w:r w:rsidR="0045421D">
        <w:rPr>
          <w:noProof/>
        </w:rPr>
        <w:fldChar w:fldCharType="end"/>
      </w:r>
      <w:bookmarkEnd w:id="48"/>
      <w:r>
        <w:t xml:space="preserve"> – </w:t>
      </w:r>
      <w:r w:rsidR="002C721D">
        <w:t>Remove</w:t>
      </w:r>
      <w:r w:rsidRPr="008E30C5">
        <w:t xml:space="preserve"> sensor instances</w:t>
      </w:r>
      <w:r>
        <w:t xml:space="preserve"> sequence</w:t>
      </w:r>
      <w:bookmarkEnd w:id="49"/>
    </w:p>
    <w:p w14:paraId="18D647E4" w14:textId="77777777" w:rsidR="00C44E01" w:rsidRPr="00147E9F" w:rsidRDefault="00C44E01" w:rsidP="00C44E01">
      <w:r>
        <w:t>The typical sequence of events for removing an existing sensor instance consists of the following steps:</w:t>
      </w:r>
    </w:p>
    <w:p w14:paraId="6F90B810" w14:textId="77777777" w:rsidR="00C757B7" w:rsidRDefault="00C757B7" w:rsidP="00C757B7">
      <w:pPr>
        <w:pStyle w:val="ListParagraph"/>
        <w:numPr>
          <w:ilvl w:val="0"/>
          <w:numId w:val="19"/>
        </w:numPr>
      </w:pPr>
      <w:r>
        <w:t xml:space="preserve">The sonar training system passes a list of active sensors to </w:t>
      </w:r>
      <w:r w:rsidR="004427AD">
        <w:t>delete from</w:t>
      </w:r>
      <w:r>
        <w:t xml:space="preserve"> the reverberation model.</w:t>
      </w:r>
    </w:p>
    <w:p w14:paraId="1DF22D88" w14:textId="77777777" w:rsidR="004427AD" w:rsidRDefault="004427AD" w:rsidP="00C757B7">
      <w:pPr>
        <w:pStyle w:val="ListParagraph"/>
        <w:numPr>
          <w:ilvl w:val="1"/>
          <w:numId w:val="19"/>
        </w:numPr>
      </w:pPr>
      <w:r>
        <w:t xml:space="preserve">The </w:t>
      </w:r>
      <w:proofErr w:type="spellStart"/>
      <w:r w:rsidR="00886247">
        <w:rPr>
          <w:rStyle w:val="IntenseEmphasis"/>
        </w:rPr>
        <w:t>sensor_manager</w:t>
      </w:r>
      <w:proofErr w:type="spellEnd"/>
      <w:r>
        <w:t xml:space="preserve"> is notified of the desire to erase each sensor.</w:t>
      </w:r>
    </w:p>
    <w:p w14:paraId="6EC98DA6" w14:textId="77777777" w:rsidR="004427AD" w:rsidRDefault="004427AD" w:rsidP="004427AD">
      <w:pPr>
        <w:pStyle w:val="ListParagraph"/>
        <w:numPr>
          <w:ilvl w:val="1"/>
          <w:numId w:val="19"/>
        </w:numPr>
      </w:pPr>
      <w:r>
        <w:t xml:space="preserve">The </w:t>
      </w:r>
      <w:proofErr w:type="spellStart"/>
      <w:r w:rsidR="00886247">
        <w:rPr>
          <w:rStyle w:val="IntenseEmphasis"/>
        </w:rPr>
        <w:t>sensor_manager</w:t>
      </w:r>
      <w:proofErr w:type="spellEnd"/>
      <w:r>
        <w:t xml:space="preserve"> passes the deletion notifications to the </w:t>
      </w:r>
      <w:proofErr w:type="spellStart"/>
      <w:r w:rsidRPr="00C757B7">
        <w:rPr>
          <w:rStyle w:val="IntenseEmphasis"/>
        </w:rPr>
        <w:t>sensor_pair_manager</w:t>
      </w:r>
      <w:proofErr w:type="spellEnd"/>
      <w:r>
        <w:t>.</w:t>
      </w:r>
    </w:p>
    <w:p w14:paraId="454C11F0" w14:textId="77777777" w:rsidR="004427AD" w:rsidRDefault="004427AD" w:rsidP="004427AD">
      <w:pPr>
        <w:pStyle w:val="ListParagraph"/>
        <w:numPr>
          <w:ilvl w:val="1"/>
          <w:numId w:val="19"/>
        </w:numPr>
      </w:pPr>
      <w:r>
        <w:t xml:space="preserve">The </w:t>
      </w:r>
      <w:proofErr w:type="spellStart"/>
      <w:r w:rsidRPr="00C757B7">
        <w:rPr>
          <w:rStyle w:val="IntenseEmphasis"/>
        </w:rPr>
        <w:t>sensor_pair_manager</w:t>
      </w:r>
      <w:proofErr w:type="spellEnd"/>
      <w:r>
        <w:rPr>
          <w:rStyle w:val="IntenseEmphasis"/>
        </w:rPr>
        <w:t xml:space="preserve"> </w:t>
      </w:r>
      <w:r>
        <w:t xml:space="preserve">finds all </w:t>
      </w:r>
      <w:proofErr w:type="spellStart"/>
      <w:r w:rsidRPr="004427AD">
        <w:rPr>
          <w:rStyle w:val="IntenseEmphasis"/>
        </w:rPr>
        <w:t>sensor_pair</w:t>
      </w:r>
      <w:proofErr w:type="spellEnd"/>
      <w:r>
        <w:t xml:space="preserve"> objects that include this </w:t>
      </w:r>
      <w:proofErr w:type="spellStart"/>
      <w:r w:rsidR="00C37C85" w:rsidRPr="00C37C85">
        <w:rPr>
          <w:rStyle w:val="IntenseEmphasis"/>
        </w:rPr>
        <w:t>sensor_model</w:t>
      </w:r>
      <w:proofErr w:type="spellEnd"/>
      <w:r>
        <w:t>.</w:t>
      </w:r>
    </w:p>
    <w:p w14:paraId="12590F1D" w14:textId="77777777" w:rsidR="004427AD" w:rsidRDefault="004427AD" w:rsidP="004427AD">
      <w:pPr>
        <w:pStyle w:val="ListParagraph"/>
        <w:numPr>
          <w:ilvl w:val="1"/>
          <w:numId w:val="19"/>
        </w:numPr>
      </w:pPr>
      <w:r>
        <w:t xml:space="preserve">The </w:t>
      </w:r>
      <w:proofErr w:type="spellStart"/>
      <w:r w:rsidRPr="00C757B7">
        <w:rPr>
          <w:rStyle w:val="IntenseEmphasis"/>
        </w:rPr>
        <w:t>sensor_pair_manager</w:t>
      </w:r>
      <w:proofErr w:type="spellEnd"/>
      <w:r>
        <w:rPr>
          <w:rStyle w:val="IntenseEmphasis"/>
        </w:rPr>
        <w:t xml:space="preserve"> </w:t>
      </w:r>
      <w:r>
        <w:t xml:space="preserve">destroys each </w:t>
      </w:r>
      <w:proofErr w:type="spellStart"/>
      <w:r w:rsidRPr="004427AD">
        <w:rPr>
          <w:rStyle w:val="IntenseEmphasis"/>
        </w:rPr>
        <w:t>sensor_pair</w:t>
      </w:r>
      <w:proofErr w:type="spellEnd"/>
      <w:r>
        <w:t xml:space="preserve"> object that include</w:t>
      </w:r>
      <w:r w:rsidR="004D1054">
        <w:t>s</w:t>
      </w:r>
      <w:r>
        <w:t xml:space="preserve"> this </w:t>
      </w:r>
      <w:proofErr w:type="spellStart"/>
      <w:r w:rsidR="00C37C85" w:rsidRPr="00C37C85">
        <w:rPr>
          <w:rStyle w:val="IntenseEmphasis"/>
        </w:rPr>
        <w:t>sensor_model</w:t>
      </w:r>
      <w:proofErr w:type="spellEnd"/>
      <w:r>
        <w:t>.</w:t>
      </w:r>
    </w:p>
    <w:p w14:paraId="7DA586BA" w14:textId="0DCC2902" w:rsidR="004427AD" w:rsidRDefault="00A6786E" w:rsidP="004427AD">
      <w:pPr>
        <w:pStyle w:val="ListParagraph"/>
        <w:numPr>
          <w:ilvl w:val="1"/>
          <w:numId w:val="19"/>
        </w:numPr>
      </w:pPr>
      <w:r>
        <w:t xml:space="preserve">As part of its destruction, </w:t>
      </w:r>
      <w:r w:rsidR="008D2D87">
        <w:t xml:space="preserve">the </w:t>
      </w:r>
      <w:proofErr w:type="spellStart"/>
      <w:r w:rsidR="008D2D87" w:rsidRPr="004427AD">
        <w:rPr>
          <w:rStyle w:val="IntenseEmphasis"/>
        </w:rPr>
        <w:t>sensor_pair</w:t>
      </w:r>
      <w:proofErr w:type="spellEnd"/>
      <w:r w:rsidR="008D2D87">
        <w:t xml:space="preserve"> aborts any envelope calculations (see Section </w:t>
      </w:r>
      <w:r w:rsidR="008D2D87">
        <w:fldChar w:fldCharType="begin"/>
      </w:r>
      <w:r w:rsidR="008D2D87">
        <w:instrText xml:space="preserve"> REF _Ref414959674 \r \h </w:instrText>
      </w:r>
      <w:r w:rsidR="008D2D87">
        <w:fldChar w:fldCharType="separate"/>
      </w:r>
      <w:r w:rsidR="004B08A1">
        <w:t>2.8</w:t>
      </w:r>
      <w:r w:rsidR="008D2D87">
        <w:fldChar w:fldCharType="end"/>
      </w:r>
      <w:r w:rsidR="008D2D87">
        <w:t>) that are currently active</w:t>
      </w:r>
      <w:r w:rsidR="003D050C">
        <w:t>.</w:t>
      </w:r>
    </w:p>
    <w:p w14:paraId="522E7A71" w14:textId="77777777" w:rsidR="00A6786E" w:rsidRDefault="00A6786E" w:rsidP="00A6786E">
      <w:pPr>
        <w:pStyle w:val="ListParagraph"/>
        <w:numPr>
          <w:ilvl w:val="1"/>
          <w:numId w:val="19"/>
        </w:numPr>
      </w:pPr>
      <w:r>
        <w:t xml:space="preserve">The </w:t>
      </w:r>
      <w:proofErr w:type="spellStart"/>
      <w:r w:rsidR="00886247">
        <w:rPr>
          <w:rStyle w:val="IntenseEmphasis"/>
        </w:rPr>
        <w:t>sensor_manager</w:t>
      </w:r>
      <w:proofErr w:type="spellEnd"/>
      <w:r>
        <w:rPr>
          <w:rStyle w:val="IntenseEmphasis"/>
        </w:rPr>
        <w:t xml:space="preserve"> </w:t>
      </w:r>
      <w:r>
        <w:t xml:space="preserve">destroys the </w:t>
      </w:r>
      <w:proofErr w:type="spellStart"/>
      <w:r w:rsidR="00C37C85" w:rsidRPr="00C37C85">
        <w:rPr>
          <w:rStyle w:val="IntenseEmphasis"/>
        </w:rPr>
        <w:t>sensor_model</w:t>
      </w:r>
      <w:proofErr w:type="spellEnd"/>
      <w:r>
        <w:t xml:space="preserve"> object.</w:t>
      </w:r>
    </w:p>
    <w:p w14:paraId="5C1C180B" w14:textId="061C2E03" w:rsidR="00A6786E" w:rsidRDefault="00A6786E" w:rsidP="00A6786E">
      <w:pPr>
        <w:pStyle w:val="ListParagraph"/>
        <w:numPr>
          <w:ilvl w:val="1"/>
          <w:numId w:val="19"/>
        </w:numPr>
      </w:pPr>
      <w:r>
        <w:t xml:space="preserve">As part of its destruction, the </w:t>
      </w:r>
      <w:proofErr w:type="spellStart"/>
      <w:r w:rsidR="00C37C85" w:rsidRPr="00C37C85">
        <w:rPr>
          <w:rStyle w:val="IntenseEmphasis"/>
        </w:rPr>
        <w:t>sensor_model</w:t>
      </w:r>
      <w:proofErr w:type="spellEnd"/>
      <w:r>
        <w:t xml:space="preserve"> </w:t>
      </w:r>
      <w:r w:rsidR="005F7346">
        <w:t xml:space="preserve">object </w:t>
      </w:r>
      <w:r>
        <w:t xml:space="preserve">aborts any </w:t>
      </w:r>
      <w:proofErr w:type="spellStart"/>
      <w:r>
        <w:t>wavefront</w:t>
      </w:r>
      <w:proofErr w:type="spellEnd"/>
      <w:r>
        <w:t xml:space="preserve"> calculations </w:t>
      </w:r>
      <w:r w:rsidR="005F7346">
        <w:t xml:space="preserve">(see Section </w:t>
      </w:r>
      <w:r w:rsidR="005F7346">
        <w:fldChar w:fldCharType="begin"/>
      </w:r>
      <w:r w:rsidR="005F7346">
        <w:instrText xml:space="preserve"> REF _Ref412547506 \r \h </w:instrText>
      </w:r>
      <w:r w:rsidR="005F7346">
        <w:fldChar w:fldCharType="separate"/>
      </w:r>
      <w:r w:rsidR="004B08A1">
        <w:t>2.6</w:t>
      </w:r>
      <w:r w:rsidR="005F7346">
        <w:fldChar w:fldCharType="end"/>
      </w:r>
      <w:r w:rsidR="005F7346">
        <w:t xml:space="preserve">) </w:t>
      </w:r>
      <w:r>
        <w:t>that are currently active.</w:t>
      </w:r>
    </w:p>
    <w:p w14:paraId="3CD3336A" w14:textId="77777777" w:rsidR="00817330" w:rsidRDefault="00C757B7" w:rsidP="00817330">
      <w:pPr>
        <w:pStyle w:val="ListParagraph"/>
        <w:numPr>
          <w:ilvl w:val="1"/>
          <w:numId w:val="19"/>
        </w:numPr>
      </w:pPr>
      <w:r w:rsidRPr="00C757B7">
        <w:t xml:space="preserve">The reverberation model returns confirmation that the sensor </w:t>
      </w:r>
      <w:r>
        <w:t xml:space="preserve">instances </w:t>
      </w:r>
      <w:r w:rsidRPr="00C757B7">
        <w:t xml:space="preserve">have been </w:t>
      </w:r>
      <w:r w:rsidR="00A6786E">
        <w:t>deleted</w:t>
      </w:r>
      <w:r>
        <w:t>.</w:t>
      </w:r>
      <w:r w:rsidR="005D7F0A">
        <w:t xml:space="preserve">  An error condition is returned if this process has not been fully successful.</w:t>
      </w:r>
    </w:p>
    <w:p w14:paraId="0D68460C" w14:textId="77777777" w:rsidR="000E6F32" w:rsidRDefault="001B518E" w:rsidP="000E6F32">
      <w:commentRangeStart w:id="50"/>
      <w:r>
        <w:t xml:space="preserve">No need to call </w:t>
      </w:r>
      <w:proofErr w:type="spellStart"/>
      <w:r w:rsidRPr="00A30889">
        <w:rPr>
          <w:rStyle w:val="IntenseEmphasis"/>
        </w:rPr>
        <w:t>remove_sensor</w:t>
      </w:r>
      <w:r w:rsidR="00A30889" w:rsidRPr="00A30889">
        <w:rPr>
          <w:rStyle w:val="IntenseEmphasis"/>
        </w:rPr>
        <w:t>_</w:t>
      </w:r>
      <w:r w:rsidRPr="00A30889">
        <w:rPr>
          <w:rStyle w:val="IntenseEmphasis"/>
        </w:rPr>
        <w:t>listener</w:t>
      </w:r>
      <w:proofErr w:type="spellEnd"/>
      <w:r>
        <w:t xml:space="preserve"> from </w:t>
      </w:r>
      <w:proofErr w:type="spellStart"/>
      <w:r w:rsidRPr="00A30889">
        <w:rPr>
          <w:rStyle w:val="IntenseEmphasis"/>
        </w:rPr>
        <w:t>sensor_pair</w:t>
      </w:r>
      <w:proofErr w:type="spellEnd"/>
      <w:r>
        <w:t xml:space="preserve">. As part of </w:t>
      </w:r>
      <w:proofErr w:type="spellStart"/>
      <w:r w:rsidRPr="00C37C85">
        <w:rPr>
          <w:rStyle w:val="IntenseEmphasis"/>
        </w:rPr>
        <w:t>sensor_</w:t>
      </w:r>
      <w:proofErr w:type="gramStart"/>
      <w:r w:rsidRPr="00C37C85">
        <w:rPr>
          <w:rStyle w:val="IntenseEmphasis"/>
        </w:rPr>
        <w:t>model</w:t>
      </w:r>
      <w:r w:rsidR="00A334EE">
        <w:t>‘</w:t>
      </w:r>
      <w:proofErr w:type="gramEnd"/>
      <w:r w:rsidR="00A334EE">
        <w:t>s</w:t>
      </w:r>
      <w:proofErr w:type="spellEnd"/>
      <w:r w:rsidR="00AD7634">
        <w:t xml:space="preserve"> </w:t>
      </w:r>
      <w:r>
        <w:t xml:space="preserve">destruction all </w:t>
      </w:r>
      <w:proofErr w:type="spellStart"/>
      <w:r w:rsidRPr="00271190">
        <w:rPr>
          <w:rStyle w:val="IntenseEmphasis"/>
        </w:rPr>
        <w:t>sensor_listener</w:t>
      </w:r>
      <w:proofErr w:type="spellEnd"/>
      <w:r>
        <w:t xml:space="preserve"> ‘s are removed.</w:t>
      </w:r>
      <w:r w:rsidR="00A30889">
        <w:t xml:space="preserve"> </w:t>
      </w:r>
      <w:ins w:id="51" w:author="tedburns" w:date="2015-05-22T12:29:00Z">
        <w:r w:rsidR="00A30889">
          <w:t xml:space="preserve"> </w:t>
        </w:r>
      </w:ins>
      <w:r w:rsidR="00A30889">
        <w:t xml:space="preserve">If </w:t>
      </w:r>
      <w:proofErr w:type="spellStart"/>
      <w:r w:rsidR="00A30889" w:rsidRPr="00A30889">
        <w:rPr>
          <w:rStyle w:val="IntenseEmphasis"/>
        </w:rPr>
        <w:t>sensor_pair</w:t>
      </w:r>
      <w:proofErr w:type="spellEnd"/>
      <w:r w:rsidR="00A30889">
        <w:t xml:space="preserve"> call to </w:t>
      </w:r>
      <w:proofErr w:type="spellStart"/>
      <w:r w:rsidR="00A30889" w:rsidRPr="00923DEC">
        <w:rPr>
          <w:rStyle w:val="IntenseEmphasis"/>
        </w:rPr>
        <w:t>sensor_model</w:t>
      </w:r>
      <w:proofErr w:type="spellEnd"/>
      <w:r w:rsidR="00A30889">
        <w:t xml:space="preserve"> to </w:t>
      </w:r>
      <w:proofErr w:type="spellStart"/>
      <w:r w:rsidR="00A30889" w:rsidRPr="00923DEC">
        <w:rPr>
          <w:rStyle w:val="IntenseEmphasis"/>
        </w:rPr>
        <w:t>remove_sensor_listener</w:t>
      </w:r>
      <w:proofErr w:type="spellEnd"/>
      <w:r w:rsidR="00A30889">
        <w:t xml:space="preserve"> is required</w:t>
      </w:r>
      <w:r w:rsidR="00923DEC">
        <w:t>,</w:t>
      </w:r>
      <w:r w:rsidR="00A30889">
        <w:t xml:space="preserve"> the </w:t>
      </w:r>
      <w:proofErr w:type="spellStart"/>
      <w:r w:rsidR="00A30889">
        <w:t>constness</w:t>
      </w:r>
      <w:proofErr w:type="spellEnd"/>
      <w:r w:rsidR="00A30889">
        <w:t xml:space="preserve"> of the _</w:t>
      </w:r>
      <w:proofErr w:type="gramStart"/>
      <w:r w:rsidR="00A30889">
        <w:t>source  and</w:t>
      </w:r>
      <w:proofErr w:type="gramEnd"/>
      <w:r w:rsidR="00A30889">
        <w:t xml:space="preserve"> _</w:t>
      </w:r>
      <w:proofErr w:type="spellStart"/>
      <w:r w:rsidR="00A30889">
        <w:t>reciever</w:t>
      </w:r>
      <w:proofErr w:type="spellEnd"/>
      <w:r w:rsidR="00A30889">
        <w:t xml:space="preserve"> </w:t>
      </w:r>
      <w:r w:rsidR="00923DEC">
        <w:t xml:space="preserve">members </w:t>
      </w:r>
      <w:r w:rsidR="00A30889">
        <w:t xml:space="preserve">must be removed. </w:t>
      </w:r>
      <w:proofErr w:type="spellStart"/>
      <w:r w:rsidR="00A30889">
        <w:t>Subsequentlly</w:t>
      </w:r>
      <w:proofErr w:type="spellEnd"/>
      <w:r w:rsidR="00923DEC">
        <w:t xml:space="preserve">, </w:t>
      </w:r>
      <w:r w:rsidR="00A30889">
        <w:t xml:space="preserve">all </w:t>
      </w:r>
      <w:r w:rsidR="00923DEC">
        <w:t xml:space="preserve">calls from sensor pair to </w:t>
      </w:r>
      <w:r w:rsidR="00A30889">
        <w:t xml:space="preserve">const methods in </w:t>
      </w:r>
      <w:proofErr w:type="spellStart"/>
      <w:r w:rsidR="00A30889" w:rsidRPr="00923DEC">
        <w:rPr>
          <w:rStyle w:val="IntenseEmphasis"/>
        </w:rPr>
        <w:t>sensor_model</w:t>
      </w:r>
      <w:proofErr w:type="spellEnd"/>
      <w:r w:rsidR="00A30889">
        <w:t xml:space="preserve"> must have a const temporary variable created for the </w:t>
      </w:r>
      <w:proofErr w:type="spellStart"/>
      <w:r w:rsidR="002E1004" w:rsidRPr="00815562">
        <w:rPr>
          <w:rStyle w:val="IntenseEmphasis"/>
        </w:rPr>
        <w:t>sensor_model</w:t>
      </w:r>
      <w:proofErr w:type="spellEnd"/>
      <w:r w:rsidR="002E1004" w:rsidRPr="00815562">
        <w:rPr>
          <w:rStyle w:val="IntenseEmphasis"/>
        </w:rPr>
        <w:t>*</w:t>
      </w:r>
      <w:r w:rsidR="002E1004">
        <w:t xml:space="preserve"> to</w:t>
      </w:r>
      <w:r w:rsidR="00A30889">
        <w:t xml:space="preserve"> call the const methods.</w:t>
      </w:r>
      <w:commentRangeEnd w:id="50"/>
      <w:r w:rsidR="00BA7149">
        <w:rPr>
          <w:rStyle w:val="CommentReference"/>
        </w:rPr>
        <w:commentReference w:id="50"/>
      </w:r>
    </w:p>
    <w:p w14:paraId="7453FA58" w14:textId="77777777" w:rsidR="000E6F32" w:rsidRDefault="000E6F32" w:rsidP="000E6F32"/>
    <w:p w14:paraId="54B806D1" w14:textId="77777777" w:rsidR="000E6F32" w:rsidRDefault="000E6F32" w:rsidP="000E6F32"/>
    <w:p w14:paraId="32EA5BB7" w14:textId="77777777" w:rsidR="00C44E01" w:rsidRDefault="001B518E" w:rsidP="000E6F32">
      <w:r>
        <w:lastRenderedPageBreak/>
        <w:t xml:space="preserve"> </w:t>
      </w:r>
      <w:r w:rsidR="000E6F32">
        <w:rPr>
          <w:noProof/>
        </w:rPr>
        <w:drawing>
          <wp:inline distT="0" distB="0" distL="0" distR="0" wp14:anchorId="5F5EC3A4" wp14:editId="51844FE1">
            <wp:extent cx="5943600" cy="4772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772025"/>
                    </a:xfrm>
                    <a:prstGeom prst="rect">
                      <a:avLst/>
                    </a:prstGeom>
                  </pic:spPr>
                </pic:pic>
              </a:graphicData>
            </a:graphic>
          </wp:inline>
        </w:drawing>
      </w:r>
    </w:p>
    <w:p w14:paraId="63CD4283" w14:textId="066DEFF7" w:rsidR="00C44E01" w:rsidRDefault="00C44E01" w:rsidP="00FF504E">
      <w:pPr>
        <w:pStyle w:val="Caption"/>
        <w:jc w:val="center"/>
      </w:pPr>
      <w:bookmarkStart w:id="52" w:name="_Ref414885242"/>
      <w:bookmarkStart w:id="53" w:name="_Toc416777703"/>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4B08A1">
        <w:rPr>
          <w:noProof/>
        </w:rPr>
        <w:t>12</w:t>
      </w:r>
      <w:r w:rsidR="0045421D">
        <w:rPr>
          <w:noProof/>
        </w:rPr>
        <w:fldChar w:fldCharType="end"/>
      </w:r>
      <w:bookmarkEnd w:id="52"/>
      <w:r w:rsidR="002C721D">
        <w:t xml:space="preserve"> – Add/remove</w:t>
      </w:r>
      <w:r w:rsidR="002C721D" w:rsidRPr="008E30C5">
        <w:t xml:space="preserve"> sensor instances</w:t>
      </w:r>
      <w:r w:rsidR="002C721D">
        <w:t xml:space="preserve"> classes</w:t>
      </w:r>
      <w:bookmarkEnd w:id="53"/>
    </w:p>
    <w:p w14:paraId="547D7CEC" w14:textId="77777777" w:rsidR="0091665B" w:rsidRDefault="0091665B" w:rsidP="0091665B">
      <w:r>
        <w:t xml:space="preserve">The sensor managers use shared pointers to store and share the </w:t>
      </w:r>
      <w:r>
        <w:rPr>
          <w:rStyle w:val="IntenseEmphasis"/>
        </w:rPr>
        <w:t>sensor</w:t>
      </w:r>
      <w:r w:rsidRPr="00863DD1">
        <w:t xml:space="preserve"> and</w:t>
      </w:r>
      <w:r>
        <w:rPr>
          <w:rStyle w:val="IntenseEmphasis"/>
        </w:rPr>
        <w:t xml:space="preserve"> </w:t>
      </w:r>
      <w:proofErr w:type="spellStart"/>
      <w:r>
        <w:rPr>
          <w:rStyle w:val="IntenseEmphasis"/>
        </w:rPr>
        <w:t>sensor</w:t>
      </w:r>
      <w:r w:rsidR="006D1C15">
        <w:rPr>
          <w:rStyle w:val="IntenseEmphasis"/>
        </w:rPr>
        <w:t>_pair</w:t>
      </w:r>
      <w:proofErr w:type="spellEnd"/>
      <w:r w:rsidRPr="00863DD1">
        <w:t xml:space="preserve"> objects.</w:t>
      </w:r>
      <w:r>
        <w:t xml:space="preserve">  This decouples the adding and deleting of these objects from their use in </w:t>
      </w:r>
      <w:proofErr w:type="spellStart"/>
      <w:r w:rsidR="006D1C15">
        <w:t>wavefront</w:t>
      </w:r>
      <w:proofErr w:type="spellEnd"/>
      <w:r w:rsidR="006D1C15">
        <w:t xml:space="preserve"> and envelope</w:t>
      </w:r>
      <w:r>
        <w:t xml:space="preserve"> calculations.</w:t>
      </w:r>
    </w:p>
    <w:p w14:paraId="6D2E41B3" w14:textId="77777777" w:rsidR="00CA1475" w:rsidRDefault="00B8405C" w:rsidP="00AD4034">
      <w:pPr>
        <w:pStyle w:val="Heading2"/>
      </w:pPr>
      <w:bookmarkStart w:id="54" w:name="_Toc416777683"/>
      <w:r>
        <w:t>Update sensor c</w:t>
      </w:r>
      <w:r w:rsidR="00CA1475">
        <w:t>onfigurations</w:t>
      </w:r>
      <w:bookmarkEnd w:id="54"/>
    </w:p>
    <w:p w14:paraId="229B534F" w14:textId="0E3D5A29" w:rsidR="00FF504E" w:rsidRDefault="00FF504E" w:rsidP="007227C7">
      <w:r w:rsidRPr="00FF504E">
        <w:t>Sensor locations and configuration</w:t>
      </w:r>
      <w:r w:rsidR="005F7346">
        <w:t>s</w:t>
      </w:r>
      <w:r w:rsidRPr="00FF504E">
        <w:t xml:space="preserve"> can be individually updated at any time in the scenario.  </w:t>
      </w:r>
      <w:r w:rsidR="005F7346">
        <w:t xml:space="preserve">In CASE, these changes are currently limited to location, sensor depth, and array </w:t>
      </w:r>
      <w:r w:rsidR="006D1C15">
        <w:t>tilt</w:t>
      </w:r>
      <w:r w:rsidR="005F7346">
        <w:t xml:space="preserve">.  </w:t>
      </w:r>
      <w:r w:rsidRPr="00FF504E">
        <w:t>The reverberation model changes dynamically in reaction to these updates.</w:t>
      </w:r>
      <w:r>
        <w:t xml:space="preserve">  </w:t>
      </w:r>
      <w:r w:rsidRPr="00FF504E">
        <w:t>This implementation starts reverberation calculations prior to the transmission of source pulses, in order to reduce the delay between reverberation requests and responses.  When a</w:t>
      </w:r>
      <w:r>
        <w:t>n</w:t>
      </w:r>
      <w:r w:rsidRPr="00FF504E">
        <w:t xml:space="preserve"> </w:t>
      </w:r>
      <w:r>
        <w:t>update</w:t>
      </w:r>
      <w:r w:rsidRPr="00FF504E">
        <w:t xml:space="preserve"> request is made, the </w:t>
      </w:r>
      <w:proofErr w:type="spellStart"/>
      <w:r w:rsidR="00C37C85" w:rsidRPr="00C37C85">
        <w:rPr>
          <w:rStyle w:val="IntenseEmphasis"/>
        </w:rPr>
        <w:t>sensor_model</w:t>
      </w:r>
      <w:proofErr w:type="spellEnd"/>
      <w:r w:rsidR="005F7346">
        <w:t xml:space="preserve"> object initiates</w:t>
      </w:r>
      <w:r w:rsidRPr="00FF504E">
        <w:t xml:space="preserve"> </w:t>
      </w:r>
      <w:r>
        <w:t>a new set of reverberation calculations</w:t>
      </w:r>
      <w:r w:rsidRPr="00FF504E">
        <w:t>.</w:t>
      </w:r>
      <w:r>
        <w:t xml:space="preserve">  The classes that implement these behaviors are the same as those illustrated in </w:t>
      </w:r>
      <w:r>
        <w:fldChar w:fldCharType="begin"/>
      </w:r>
      <w:r>
        <w:instrText xml:space="preserve"> REF _Ref414885242 \h </w:instrText>
      </w:r>
      <w:r>
        <w:fldChar w:fldCharType="separate"/>
      </w:r>
      <w:r w:rsidR="004B08A1">
        <w:t xml:space="preserve">Figure </w:t>
      </w:r>
      <w:r w:rsidR="004B08A1">
        <w:rPr>
          <w:noProof/>
        </w:rPr>
        <w:t>12</w:t>
      </w:r>
      <w:r>
        <w:fldChar w:fldCharType="end"/>
      </w:r>
      <w:r>
        <w:t>, in the previous section.</w:t>
      </w:r>
    </w:p>
    <w:p w14:paraId="3BD7CB1A" w14:textId="77777777" w:rsidR="00BF63FC" w:rsidRDefault="00CC7DE3" w:rsidP="0064596E">
      <w:pPr>
        <w:rPr>
          <w:color w:val="FF0000"/>
        </w:rPr>
      </w:pPr>
      <w:r>
        <w:rPr>
          <w:noProof/>
          <w:color w:val="FF0000"/>
        </w:rPr>
        <w:lastRenderedPageBreak/>
        <w:drawing>
          <wp:inline distT="0" distB="0" distL="0" distR="0" wp14:anchorId="5BF95AC1" wp14:editId="081B8D29">
            <wp:extent cx="5943600" cy="2888930"/>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88930"/>
                    </a:xfrm>
                    <a:prstGeom prst="rect">
                      <a:avLst/>
                    </a:prstGeom>
                    <a:noFill/>
                    <a:ln>
                      <a:noFill/>
                    </a:ln>
                  </pic:spPr>
                </pic:pic>
              </a:graphicData>
            </a:graphic>
          </wp:inline>
        </w:drawing>
      </w:r>
    </w:p>
    <w:p w14:paraId="60977045" w14:textId="0ACF3749" w:rsidR="00E354C8" w:rsidRDefault="00E354C8" w:rsidP="00E354C8">
      <w:pPr>
        <w:pStyle w:val="Caption"/>
        <w:jc w:val="center"/>
      </w:pPr>
      <w:bookmarkStart w:id="55" w:name="_Ref414888244"/>
      <w:bookmarkStart w:id="56" w:name="_Toc416777704"/>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4B08A1">
        <w:rPr>
          <w:noProof/>
        </w:rPr>
        <w:t>13</w:t>
      </w:r>
      <w:r w:rsidR="0045421D">
        <w:rPr>
          <w:noProof/>
        </w:rPr>
        <w:fldChar w:fldCharType="end"/>
      </w:r>
      <w:bookmarkEnd w:id="55"/>
      <w:r>
        <w:t xml:space="preserve"> – Update sensor configuration</w:t>
      </w:r>
      <w:r w:rsidR="00966CAA">
        <w:t xml:space="preserve"> sequence</w:t>
      </w:r>
      <w:bookmarkEnd w:id="56"/>
    </w:p>
    <w:p w14:paraId="2CBB0060" w14:textId="358D68A0" w:rsidR="00FF504E" w:rsidRDefault="00FF504E" w:rsidP="00FF504E">
      <w:r>
        <w:t xml:space="preserve">The typical sequence of events for </w:t>
      </w:r>
      <w:r w:rsidR="005F7346">
        <w:t xml:space="preserve">updating </w:t>
      </w:r>
      <w:r w:rsidRPr="005E408F">
        <w:t xml:space="preserve">sensor </w:t>
      </w:r>
      <w:r w:rsidR="005F7346">
        <w:t xml:space="preserve">configurations </w:t>
      </w:r>
      <w:r>
        <w:t xml:space="preserve">is illustrated in </w:t>
      </w:r>
      <w:r>
        <w:fldChar w:fldCharType="begin"/>
      </w:r>
      <w:r>
        <w:instrText xml:space="preserve"> REF _Ref414888244 \h </w:instrText>
      </w:r>
      <w:r>
        <w:fldChar w:fldCharType="separate"/>
      </w:r>
      <w:r w:rsidR="004B08A1">
        <w:t xml:space="preserve">Figure </w:t>
      </w:r>
      <w:r w:rsidR="004B08A1">
        <w:rPr>
          <w:noProof/>
        </w:rPr>
        <w:t>13</w:t>
      </w:r>
      <w:r>
        <w:fldChar w:fldCharType="end"/>
      </w:r>
      <w:r>
        <w:t>, and consists of the following steps:</w:t>
      </w:r>
    </w:p>
    <w:p w14:paraId="1D0A3FA4" w14:textId="77777777" w:rsidR="00FF504E" w:rsidRDefault="00FF504E" w:rsidP="00FF504E">
      <w:pPr>
        <w:pStyle w:val="ListParagraph"/>
        <w:numPr>
          <w:ilvl w:val="0"/>
          <w:numId w:val="21"/>
        </w:numPr>
      </w:pPr>
      <w:r>
        <w:t>The sonar training system passes a list of updated sensors to the reverberation model.</w:t>
      </w:r>
    </w:p>
    <w:p w14:paraId="2D38251C" w14:textId="77777777" w:rsidR="00FF504E" w:rsidRDefault="00FF504E" w:rsidP="00FF504E">
      <w:pPr>
        <w:pStyle w:val="ListParagraph"/>
        <w:numPr>
          <w:ilvl w:val="1"/>
          <w:numId w:val="21"/>
        </w:numPr>
      </w:pPr>
      <w:r>
        <w:t xml:space="preserve">The </w:t>
      </w:r>
      <w:proofErr w:type="spellStart"/>
      <w:r w:rsidR="00886247">
        <w:rPr>
          <w:rStyle w:val="IntenseEmphasis"/>
        </w:rPr>
        <w:t>sensor_manager</w:t>
      </w:r>
      <w:proofErr w:type="spellEnd"/>
      <w:r>
        <w:t xml:space="preserve"> is notified of the desire to update each sensor.</w:t>
      </w:r>
    </w:p>
    <w:p w14:paraId="5DF4754B" w14:textId="77777777" w:rsidR="00FF504E" w:rsidRDefault="00FF504E" w:rsidP="00FF504E">
      <w:pPr>
        <w:pStyle w:val="ListParagraph"/>
        <w:numPr>
          <w:ilvl w:val="1"/>
          <w:numId w:val="21"/>
        </w:numPr>
      </w:pPr>
      <w:r>
        <w:t xml:space="preserve">The </w:t>
      </w:r>
      <w:proofErr w:type="spellStart"/>
      <w:r w:rsidR="00886247">
        <w:rPr>
          <w:rStyle w:val="IntenseEmphasis"/>
        </w:rPr>
        <w:t>sensor_manager</w:t>
      </w:r>
      <w:proofErr w:type="spellEnd"/>
      <w:r>
        <w:t xml:space="preserve"> passes </w:t>
      </w:r>
      <w:r w:rsidR="006B0D7B">
        <w:t>update</w:t>
      </w:r>
      <w:r>
        <w:t xml:space="preserve"> notifications to </w:t>
      </w:r>
      <w:r w:rsidR="006B0D7B">
        <w:t>each</w:t>
      </w:r>
      <w:r>
        <w:t xml:space="preserve"> </w:t>
      </w:r>
      <w:proofErr w:type="spellStart"/>
      <w:r w:rsidR="00C37C85" w:rsidRPr="00C37C85">
        <w:rPr>
          <w:rStyle w:val="IntenseEmphasis"/>
        </w:rPr>
        <w:t>sensor_model</w:t>
      </w:r>
      <w:proofErr w:type="spellEnd"/>
      <w:r>
        <w:t>.</w:t>
      </w:r>
    </w:p>
    <w:p w14:paraId="06449B16" w14:textId="77777777" w:rsidR="006B0D7B" w:rsidRDefault="006B0D7B" w:rsidP="006B0D7B">
      <w:pPr>
        <w:pStyle w:val="ListParagraph"/>
        <w:numPr>
          <w:ilvl w:val="1"/>
          <w:numId w:val="21"/>
        </w:numPr>
      </w:pPr>
      <w:r>
        <w:t xml:space="preserve">The </w:t>
      </w:r>
      <w:proofErr w:type="spellStart"/>
      <w:r w:rsidR="00C37C85" w:rsidRPr="00C37C85">
        <w:rPr>
          <w:rStyle w:val="IntenseEmphasis"/>
        </w:rPr>
        <w:t>sensor_model</w:t>
      </w:r>
      <w:proofErr w:type="spellEnd"/>
      <w:r>
        <w:t xml:space="preserve"> checks its thresholds to see if the </w:t>
      </w:r>
      <w:r w:rsidR="005F7346">
        <w:t xml:space="preserve">proposed </w:t>
      </w:r>
      <w:r>
        <w:t>change is large enough to require a reverberation model update.  The change is quietly ignored if the thresholds have not been met.</w:t>
      </w:r>
    </w:p>
    <w:p w14:paraId="10FE507F" w14:textId="77777777" w:rsidR="00F511C3" w:rsidRDefault="00F511C3" w:rsidP="006B0D7B">
      <w:pPr>
        <w:pStyle w:val="ListParagraph"/>
        <w:numPr>
          <w:ilvl w:val="1"/>
          <w:numId w:val="21"/>
        </w:numPr>
      </w:pPr>
      <w:r>
        <w:t>The sensor updates its own copy of the updated attributes if the thresholds have been passed.</w:t>
      </w:r>
    </w:p>
    <w:p w14:paraId="0762BFC7" w14:textId="675A4B7B" w:rsidR="006B0D7B" w:rsidRDefault="006B0D7B" w:rsidP="006B0D7B">
      <w:pPr>
        <w:pStyle w:val="ListParagraph"/>
        <w:numPr>
          <w:ilvl w:val="1"/>
          <w:numId w:val="21"/>
        </w:numPr>
      </w:pPr>
      <w:r>
        <w:t xml:space="preserve">The sensor computes propagation effects using the sequence of events illustrated </w:t>
      </w:r>
      <w:proofErr w:type="spellStart"/>
      <w:r>
        <w:t>in</w:t>
      </w:r>
      <w:r w:rsidR="004D1054">
        <w:fldChar w:fldCharType="begin"/>
      </w:r>
      <w:r w:rsidR="004D1054">
        <w:instrText xml:space="preserve"> REF _Ref412315803 \h </w:instrText>
      </w:r>
      <w:r w:rsidR="004D1054">
        <w:fldChar w:fldCharType="separate"/>
      </w:r>
      <w:r w:rsidR="004B08A1">
        <w:t>Figure</w:t>
      </w:r>
      <w:proofErr w:type="spellEnd"/>
      <w:r w:rsidR="004B08A1">
        <w:t xml:space="preserve"> </w:t>
      </w:r>
      <w:r w:rsidR="004B08A1">
        <w:rPr>
          <w:noProof/>
        </w:rPr>
        <w:t>14</w:t>
      </w:r>
      <w:r w:rsidR="004D1054">
        <w:fldChar w:fldCharType="end"/>
      </w:r>
      <w:r>
        <w:t>.</w:t>
      </w:r>
    </w:p>
    <w:p w14:paraId="7263EC23" w14:textId="77777777" w:rsidR="00FF504E" w:rsidRPr="00147E9F" w:rsidRDefault="00FF504E" w:rsidP="00FF504E">
      <w:pPr>
        <w:pStyle w:val="ListParagraph"/>
        <w:numPr>
          <w:ilvl w:val="1"/>
          <w:numId w:val="21"/>
        </w:numPr>
      </w:pPr>
      <w:r w:rsidRPr="00C757B7">
        <w:t xml:space="preserve">The reverberation model returns confirmation that the sensor </w:t>
      </w:r>
      <w:r>
        <w:t xml:space="preserve">instances </w:t>
      </w:r>
      <w:r w:rsidRPr="00C757B7">
        <w:t xml:space="preserve">have been </w:t>
      </w:r>
      <w:r w:rsidR="006B0D7B">
        <w:t>updated</w:t>
      </w:r>
      <w:r>
        <w:t>.</w:t>
      </w:r>
      <w:r w:rsidR="005D7F0A">
        <w:t xml:space="preserve"> An error condition is returned if this process has not been fully successful.</w:t>
      </w:r>
    </w:p>
    <w:p w14:paraId="7E66F96A" w14:textId="77777777" w:rsidR="00690421" w:rsidRDefault="00690421" w:rsidP="00690421">
      <w:pPr>
        <w:pStyle w:val="Heading2"/>
      </w:pPr>
      <w:bookmarkStart w:id="57" w:name="_Ref412547506"/>
      <w:bookmarkStart w:id="58" w:name="_Ref412547532"/>
      <w:bookmarkStart w:id="59" w:name="_Toc416777684"/>
      <w:r>
        <w:t>Compute propagation effects</w:t>
      </w:r>
      <w:bookmarkEnd w:id="57"/>
      <w:bookmarkEnd w:id="58"/>
      <w:bookmarkEnd w:id="59"/>
    </w:p>
    <w:p w14:paraId="4F7B5DB4" w14:textId="77777777" w:rsidR="00147E9F" w:rsidRDefault="00147E9F" w:rsidP="00147E9F">
      <w:pPr>
        <w:rPr>
          <w:rStyle w:val="Strong"/>
          <w:b w:val="0"/>
        </w:rPr>
      </w:pPr>
      <w:r>
        <w:rPr>
          <w:rStyle w:val="Strong"/>
          <w:b w:val="0"/>
        </w:rPr>
        <w:t>T</w:t>
      </w:r>
      <w:r>
        <w:t>his implementation</w:t>
      </w:r>
      <w:r>
        <w:rPr>
          <w:rStyle w:val="Strong"/>
          <w:b w:val="0"/>
        </w:rPr>
        <w:t xml:space="preserve"> </w:t>
      </w:r>
      <w:r w:rsidR="0064596E">
        <w:rPr>
          <w:rStyle w:val="Strong"/>
          <w:b w:val="0"/>
        </w:rPr>
        <w:t>use</w:t>
      </w:r>
      <w:r w:rsidR="00B80865">
        <w:rPr>
          <w:rStyle w:val="Strong"/>
          <w:b w:val="0"/>
        </w:rPr>
        <w:t>s</w:t>
      </w:r>
      <w:r w:rsidR="0064596E">
        <w:rPr>
          <w:rStyle w:val="Strong"/>
          <w:b w:val="0"/>
        </w:rPr>
        <w:t xml:space="preserve"> the algorithms discussed in reference </w:t>
      </w:r>
      <w:sdt>
        <w:sdtPr>
          <w:rPr>
            <w:rStyle w:val="Strong"/>
            <w:b w:val="0"/>
          </w:rPr>
          <w:id w:val="765741242"/>
          <w:citation/>
        </w:sdtPr>
        <w:sdtEndPr>
          <w:rPr>
            <w:rStyle w:val="Strong"/>
          </w:rPr>
        </w:sdtEndPr>
        <w:sdtContent>
          <w:r w:rsidR="0064596E">
            <w:rPr>
              <w:rStyle w:val="Strong"/>
              <w:b w:val="0"/>
            </w:rPr>
            <w:fldChar w:fldCharType="begin"/>
          </w:r>
          <w:r w:rsidR="0064596E">
            <w:rPr>
              <w:rStyle w:val="Strong"/>
              <w:b w:val="0"/>
            </w:rPr>
            <w:instrText xml:space="preserve"> CITATION Rei15 \l 1033 </w:instrText>
          </w:r>
          <w:r w:rsidR="0064596E">
            <w:rPr>
              <w:rStyle w:val="Strong"/>
              <w:b w:val="0"/>
            </w:rPr>
            <w:fldChar w:fldCharType="separate"/>
          </w:r>
          <w:r w:rsidR="00C92CD2" w:rsidRPr="00C92CD2">
            <w:rPr>
              <w:noProof/>
            </w:rPr>
            <w:t>[1]</w:t>
          </w:r>
          <w:r w:rsidR="0064596E">
            <w:rPr>
              <w:rStyle w:val="Strong"/>
              <w:b w:val="0"/>
            </w:rPr>
            <w:fldChar w:fldCharType="end"/>
          </w:r>
        </w:sdtContent>
      </w:sdt>
      <w:r w:rsidR="0064596E">
        <w:rPr>
          <w:rStyle w:val="Strong"/>
          <w:b w:val="0"/>
        </w:rPr>
        <w:t xml:space="preserve"> to </w:t>
      </w:r>
      <w:r w:rsidR="004627D4">
        <w:rPr>
          <w:rStyle w:val="Strong"/>
          <w:b w:val="0"/>
        </w:rPr>
        <w:t>compute</w:t>
      </w:r>
      <w:r>
        <w:rPr>
          <w:rStyle w:val="Strong"/>
          <w:b w:val="0"/>
        </w:rPr>
        <w:t xml:space="preserve"> reverberation as a side-effect of Gaussian beam reflections </w:t>
      </w:r>
      <w:r w:rsidR="0064596E">
        <w:rPr>
          <w:rStyle w:val="Strong"/>
          <w:b w:val="0"/>
        </w:rPr>
        <w:t xml:space="preserve">in the </w:t>
      </w:r>
      <w:proofErr w:type="spellStart"/>
      <w:r>
        <w:rPr>
          <w:rStyle w:val="Strong"/>
          <w:b w:val="0"/>
        </w:rPr>
        <w:t>Wavefront</w:t>
      </w:r>
      <w:proofErr w:type="spellEnd"/>
      <w:r>
        <w:rPr>
          <w:rStyle w:val="Strong"/>
          <w:b w:val="0"/>
        </w:rPr>
        <w:t xml:space="preserve"> Queue 3</w:t>
      </w:r>
      <w:r>
        <w:rPr>
          <w:rStyle w:val="Strong"/>
          <w:b w:val="0"/>
        </w:rPr>
        <w:noBreakHyphen/>
        <w:t>D (WaveQ3D) model</w:t>
      </w:r>
      <w:r w:rsidR="0064596E">
        <w:rPr>
          <w:rStyle w:val="Strong"/>
          <w:b w:val="0"/>
        </w:rPr>
        <w:t>.</w:t>
      </w:r>
      <w:r w:rsidR="004627D4">
        <w:rPr>
          <w:rStyle w:val="Strong"/>
          <w:b w:val="0"/>
        </w:rPr>
        <w:t xml:space="preserve"> </w:t>
      </w:r>
      <w:proofErr w:type="spellStart"/>
      <w:r w:rsidR="003D55E7">
        <w:rPr>
          <w:rStyle w:val="Strong"/>
          <w:b w:val="0"/>
        </w:rPr>
        <w:t>Wavefronts</w:t>
      </w:r>
      <w:proofErr w:type="spellEnd"/>
      <w:r w:rsidR="003D55E7">
        <w:rPr>
          <w:rStyle w:val="Strong"/>
          <w:b w:val="0"/>
        </w:rPr>
        <w:t xml:space="preserve"> are emitted from each sensor and </w:t>
      </w:r>
      <w:r w:rsidR="004627D4">
        <w:rPr>
          <w:rStyle w:val="Strong"/>
          <w:b w:val="0"/>
        </w:rPr>
        <w:t>propagate</w:t>
      </w:r>
      <w:r w:rsidR="003D55E7">
        <w:rPr>
          <w:rStyle w:val="Strong"/>
          <w:b w:val="0"/>
        </w:rPr>
        <w:t xml:space="preserve"> through the envi</w:t>
      </w:r>
      <w:r w:rsidR="0064596E">
        <w:rPr>
          <w:rStyle w:val="Strong"/>
          <w:b w:val="0"/>
        </w:rPr>
        <w:t xml:space="preserve">ronment as a function of time. </w:t>
      </w:r>
      <w:r>
        <w:rPr>
          <w:rStyle w:val="Strong"/>
          <w:b w:val="0"/>
        </w:rPr>
        <w:t xml:space="preserve">Each time that a ray path collides with an interface (including bottom, surface, and volume) it creates a reverberation element called an </w:t>
      </w:r>
      <w:r w:rsidR="003D55E7">
        <w:rPr>
          <w:rStyle w:val="Strong"/>
          <w:b w:val="0"/>
        </w:rPr>
        <w:t>“</w:t>
      </w:r>
      <w:proofErr w:type="spellStart"/>
      <w:r w:rsidRPr="000F3652">
        <w:t>eigenverb</w:t>
      </w:r>
      <w:proofErr w:type="spellEnd"/>
      <w:r w:rsidR="003D55E7">
        <w:rPr>
          <w:rStyle w:val="Strong"/>
          <w:b w:val="0"/>
        </w:rPr>
        <w:t>”</w:t>
      </w:r>
      <w:r>
        <w:rPr>
          <w:rStyle w:val="Strong"/>
          <w:b w:val="0"/>
        </w:rPr>
        <w:t xml:space="preserve"> which consists of</w:t>
      </w:r>
      <w:r w:rsidR="003D55E7">
        <w:rPr>
          <w:rStyle w:val="Strong"/>
          <w:b w:val="0"/>
        </w:rPr>
        <w:t>:</w:t>
      </w:r>
    </w:p>
    <w:p w14:paraId="4AC6A884" w14:textId="77777777" w:rsidR="003D55E7" w:rsidRDefault="003D55E7" w:rsidP="003D55E7">
      <w:pPr>
        <w:pStyle w:val="ListParagraph"/>
        <w:numPr>
          <w:ilvl w:val="0"/>
          <w:numId w:val="10"/>
        </w:numPr>
        <w:rPr>
          <w:rStyle w:val="Strong"/>
          <w:b w:val="0"/>
        </w:rPr>
      </w:pPr>
      <w:r>
        <w:rPr>
          <w:rStyle w:val="Strong"/>
          <w:b w:val="0"/>
        </w:rPr>
        <w:t>interface identity,</w:t>
      </w:r>
    </w:p>
    <w:p w14:paraId="423BBFE5" w14:textId="77777777" w:rsidR="006D1C15" w:rsidRDefault="006D1C15" w:rsidP="006D1C15">
      <w:pPr>
        <w:pStyle w:val="ListParagraph"/>
        <w:numPr>
          <w:ilvl w:val="0"/>
          <w:numId w:val="10"/>
        </w:numPr>
        <w:rPr>
          <w:rStyle w:val="Strong"/>
          <w:b w:val="0"/>
        </w:rPr>
      </w:pPr>
      <w:r>
        <w:rPr>
          <w:rStyle w:val="Strong"/>
          <w:b w:val="0"/>
        </w:rPr>
        <w:t>transmission loss amplitude and phase, as a function of frequency,</w:t>
      </w:r>
    </w:p>
    <w:p w14:paraId="093D9C45" w14:textId="77777777" w:rsidR="003D55E7" w:rsidRDefault="003D55E7" w:rsidP="003D55E7">
      <w:pPr>
        <w:pStyle w:val="ListParagraph"/>
        <w:numPr>
          <w:ilvl w:val="0"/>
          <w:numId w:val="10"/>
        </w:numPr>
        <w:rPr>
          <w:rStyle w:val="Strong"/>
          <w:b w:val="0"/>
        </w:rPr>
      </w:pPr>
      <w:r>
        <w:rPr>
          <w:rStyle w:val="Strong"/>
          <w:b w:val="0"/>
        </w:rPr>
        <w:t>collision location,</w:t>
      </w:r>
    </w:p>
    <w:p w14:paraId="1BA0C202" w14:textId="77777777" w:rsidR="003D55E7" w:rsidRDefault="003D55E7" w:rsidP="003D55E7">
      <w:pPr>
        <w:pStyle w:val="ListParagraph"/>
        <w:numPr>
          <w:ilvl w:val="0"/>
          <w:numId w:val="10"/>
        </w:numPr>
        <w:rPr>
          <w:rStyle w:val="Strong"/>
          <w:b w:val="0"/>
        </w:rPr>
      </w:pPr>
      <w:r>
        <w:rPr>
          <w:rStyle w:val="Strong"/>
          <w:b w:val="0"/>
        </w:rPr>
        <w:t>travel time,</w:t>
      </w:r>
    </w:p>
    <w:p w14:paraId="013F9063" w14:textId="77777777" w:rsidR="003D55E7" w:rsidRDefault="003D55E7" w:rsidP="003D55E7">
      <w:pPr>
        <w:pStyle w:val="ListParagraph"/>
        <w:numPr>
          <w:ilvl w:val="0"/>
          <w:numId w:val="10"/>
        </w:numPr>
        <w:rPr>
          <w:rStyle w:val="Strong"/>
          <w:b w:val="0"/>
        </w:rPr>
      </w:pPr>
      <w:r>
        <w:rPr>
          <w:rStyle w:val="Strong"/>
          <w:b w:val="0"/>
        </w:rPr>
        <w:lastRenderedPageBreak/>
        <w:t>depression/elevation and azimuthal angle at the sensor,</w:t>
      </w:r>
    </w:p>
    <w:p w14:paraId="7E92C847" w14:textId="77777777" w:rsidR="003D55E7" w:rsidRPr="003D55E7" w:rsidRDefault="00D711CC" w:rsidP="003D55E7">
      <w:pPr>
        <w:pStyle w:val="ListParagraph"/>
        <w:numPr>
          <w:ilvl w:val="0"/>
          <w:numId w:val="10"/>
        </w:numPr>
        <w:rPr>
          <w:rStyle w:val="Strong"/>
          <w:b w:val="0"/>
        </w:rPr>
      </w:pPr>
      <w:r>
        <w:rPr>
          <w:rStyle w:val="Strong"/>
          <w:b w:val="0"/>
        </w:rPr>
        <w:t xml:space="preserve">grazing angle </w:t>
      </w:r>
      <w:r w:rsidR="003D55E7">
        <w:rPr>
          <w:rStyle w:val="Strong"/>
          <w:b w:val="0"/>
        </w:rPr>
        <w:t xml:space="preserve">and </w:t>
      </w:r>
      <w:r>
        <w:rPr>
          <w:rStyle w:val="Strong"/>
          <w:b w:val="0"/>
        </w:rPr>
        <w:t xml:space="preserve">heading </w:t>
      </w:r>
      <w:r w:rsidR="003D55E7">
        <w:rPr>
          <w:rStyle w:val="Strong"/>
          <w:b w:val="0"/>
        </w:rPr>
        <w:t>at the interface, and</w:t>
      </w:r>
    </w:p>
    <w:p w14:paraId="601A5356" w14:textId="77777777" w:rsidR="003D55E7" w:rsidRDefault="00D711CC" w:rsidP="003D55E7">
      <w:pPr>
        <w:pStyle w:val="ListParagraph"/>
        <w:numPr>
          <w:ilvl w:val="0"/>
          <w:numId w:val="10"/>
        </w:numPr>
        <w:rPr>
          <w:rStyle w:val="Strong"/>
          <w:b w:val="0"/>
        </w:rPr>
      </w:pPr>
      <w:r>
        <w:rPr>
          <w:rStyle w:val="Strong"/>
          <w:b w:val="0"/>
        </w:rPr>
        <w:t xml:space="preserve">length and width </w:t>
      </w:r>
      <w:r w:rsidR="003D55E7">
        <w:rPr>
          <w:rStyle w:val="Strong"/>
          <w:b w:val="0"/>
        </w:rPr>
        <w:t xml:space="preserve">of the </w:t>
      </w:r>
      <w:r>
        <w:rPr>
          <w:rStyle w:val="Strong"/>
          <w:b w:val="0"/>
        </w:rPr>
        <w:t>pro</w:t>
      </w:r>
      <w:r w:rsidR="0064596E">
        <w:rPr>
          <w:rStyle w:val="Strong"/>
          <w:b w:val="0"/>
        </w:rPr>
        <w:t>jection of the Gaussian beam on</w:t>
      </w:r>
      <w:r>
        <w:rPr>
          <w:rStyle w:val="Strong"/>
          <w:b w:val="0"/>
        </w:rPr>
        <w:t xml:space="preserve">to the </w:t>
      </w:r>
      <w:r w:rsidR="006D1C15">
        <w:rPr>
          <w:rStyle w:val="Strong"/>
          <w:b w:val="0"/>
        </w:rPr>
        <w:t>interface</w:t>
      </w:r>
      <w:r w:rsidR="006D1C15" w:rsidRPr="006D1C15">
        <w:rPr>
          <w:rStyle w:val="Strong"/>
          <w:b w:val="0"/>
        </w:rPr>
        <w:t xml:space="preserve"> </w:t>
      </w:r>
      <w:r w:rsidR="006D1C15">
        <w:rPr>
          <w:rStyle w:val="Strong"/>
          <w:b w:val="0"/>
        </w:rPr>
        <w:t>as a function of frequency.</w:t>
      </w:r>
    </w:p>
    <w:p w14:paraId="6CFC063F" w14:textId="77777777" w:rsidR="00B37DC7" w:rsidRDefault="00CC7DE3" w:rsidP="00B37DC7">
      <w:pPr>
        <w:jc w:val="center"/>
      </w:pPr>
      <w:r>
        <w:rPr>
          <w:noProof/>
        </w:rPr>
        <w:drawing>
          <wp:inline distT="0" distB="0" distL="0" distR="0" wp14:anchorId="240318B7" wp14:editId="25D7EE83">
            <wp:extent cx="5943600" cy="373496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34963"/>
                    </a:xfrm>
                    <a:prstGeom prst="rect">
                      <a:avLst/>
                    </a:prstGeom>
                    <a:noFill/>
                    <a:ln>
                      <a:noFill/>
                    </a:ln>
                  </pic:spPr>
                </pic:pic>
              </a:graphicData>
            </a:graphic>
          </wp:inline>
        </w:drawing>
      </w:r>
    </w:p>
    <w:p w14:paraId="1B889055" w14:textId="7961AC5F" w:rsidR="00B37DC7" w:rsidRDefault="00B37DC7" w:rsidP="00B37DC7">
      <w:pPr>
        <w:pStyle w:val="Caption"/>
        <w:jc w:val="center"/>
      </w:pPr>
      <w:bookmarkStart w:id="60" w:name="_Ref412315803"/>
      <w:bookmarkStart w:id="61" w:name="_Ref412315761"/>
      <w:bookmarkStart w:id="62" w:name="_Toc416777705"/>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4B08A1">
        <w:rPr>
          <w:noProof/>
        </w:rPr>
        <w:t>14</w:t>
      </w:r>
      <w:r w:rsidR="0045421D">
        <w:rPr>
          <w:noProof/>
        </w:rPr>
        <w:fldChar w:fldCharType="end"/>
      </w:r>
      <w:bookmarkEnd w:id="60"/>
      <w:r>
        <w:t xml:space="preserve"> – </w:t>
      </w:r>
      <w:bookmarkEnd w:id="61"/>
      <w:r w:rsidR="00E27FF6" w:rsidRPr="00E27FF6">
        <w:t>Compute propagation effects</w:t>
      </w:r>
      <w:r w:rsidR="00D72AAD">
        <w:t xml:space="preserve"> sequence</w:t>
      </w:r>
      <w:bookmarkEnd w:id="62"/>
    </w:p>
    <w:p w14:paraId="6115C0A7" w14:textId="5845FF9A" w:rsidR="00B37DC7" w:rsidRPr="00147E9F" w:rsidRDefault="00B37DC7" w:rsidP="00B37DC7">
      <w:r>
        <w:t xml:space="preserve">The typical sequence of </w:t>
      </w:r>
      <w:r w:rsidR="00B36050">
        <w:t>events</w:t>
      </w:r>
      <w:r>
        <w:t xml:space="preserve"> for generating </w:t>
      </w:r>
      <w:r w:rsidR="006D1C15">
        <w:t xml:space="preserve">the </w:t>
      </w:r>
      <w:r w:rsidR="00E27FF6">
        <w:t xml:space="preserve">reverberation </w:t>
      </w:r>
      <w:proofErr w:type="spellStart"/>
      <w:r w:rsidRPr="000F3652">
        <w:t>eigenverbs</w:t>
      </w:r>
      <w:proofErr w:type="spellEnd"/>
      <w:r>
        <w:t xml:space="preserve"> for a specific </w:t>
      </w:r>
      <w:r w:rsidRPr="000F3652">
        <w:t>sensor</w:t>
      </w:r>
      <w:r>
        <w:t xml:space="preserve"> is illustrated in</w:t>
      </w:r>
      <w:r w:rsidR="00020A6A">
        <w:t xml:space="preserve"> </w:t>
      </w:r>
      <w:r w:rsidR="00020A6A">
        <w:fldChar w:fldCharType="begin"/>
      </w:r>
      <w:r w:rsidR="00020A6A">
        <w:instrText xml:space="preserve"> REF _Ref412315803 \h </w:instrText>
      </w:r>
      <w:r w:rsidR="00020A6A">
        <w:fldChar w:fldCharType="separate"/>
      </w:r>
      <w:r w:rsidR="004B08A1">
        <w:t xml:space="preserve">Figure </w:t>
      </w:r>
      <w:r w:rsidR="004B08A1">
        <w:rPr>
          <w:noProof/>
        </w:rPr>
        <w:t>14</w:t>
      </w:r>
      <w:r w:rsidR="00020A6A">
        <w:fldChar w:fldCharType="end"/>
      </w:r>
      <w:r w:rsidR="00D72AAD">
        <w:t xml:space="preserve">.  The classes that implement these behaviors </w:t>
      </w:r>
      <w:r w:rsidR="00BC0549">
        <w:t>are</w:t>
      </w:r>
      <w:r w:rsidR="00D72AAD">
        <w:t xml:space="preserve"> illustrated in</w:t>
      </w:r>
      <w:r w:rsidR="00020A6A">
        <w:t xml:space="preserve"> </w:t>
      </w:r>
      <w:r w:rsidR="00020A6A">
        <w:fldChar w:fldCharType="begin"/>
      </w:r>
      <w:r w:rsidR="00020A6A">
        <w:instrText xml:space="preserve"> REF _Ref412547243 \h </w:instrText>
      </w:r>
      <w:r w:rsidR="00020A6A">
        <w:fldChar w:fldCharType="separate"/>
      </w:r>
      <w:r w:rsidR="004B08A1">
        <w:t xml:space="preserve">Figure </w:t>
      </w:r>
      <w:r w:rsidR="004B08A1">
        <w:rPr>
          <w:noProof/>
        </w:rPr>
        <w:t>15</w:t>
      </w:r>
      <w:r w:rsidR="00020A6A">
        <w:fldChar w:fldCharType="end"/>
      </w:r>
      <w:r w:rsidR="009B4F71">
        <w:t xml:space="preserve"> and </w:t>
      </w:r>
      <w:r w:rsidR="009B4F71">
        <w:fldChar w:fldCharType="begin"/>
      </w:r>
      <w:r w:rsidR="009B4F71">
        <w:instrText xml:space="preserve"> REF _Ref414903996 \h </w:instrText>
      </w:r>
      <w:r w:rsidR="009B4F71">
        <w:fldChar w:fldCharType="separate"/>
      </w:r>
      <w:r w:rsidR="004B08A1">
        <w:t xml:space="preserve">Figure </w:t>
      </w:r>
      <w:r w:rsidR="004B08A1">
        <w:rPr>
          <w:noProof/>
        </w:rPr>
        <w:t>16</w:t>
      </w:r>
      <w:r w:rsidR="009B4F71">
        <w:fldChar w:fldCharType="end"/>
      </w:r>
      <w:r>
        <w:t>.  Th</w:t>
      </w:r>
      <w:r w:rsidR="00020A6A">
        <w:t>e</w:t>
      </w:r>
      <w:r>
        <w:t xml:space="preserve"> </w:t>
      </w:r>
      <w:r w:rsidR="00D72AAD">
        <w:t xml:space="preserve">typical sequence of events </w:t>
      </w:r>
      <w:r>
        <w:t>consists of the following steps:</w:t>
      </w:r>
    </w:p>
    <w:p w14:paraId="1A8CB437" w14:textId="77777777" w:rsidR="00B37DC7" w:rsidRDefault="00B37DC7" w:rsidP="00A55468">
      <w:pPr>
        <w:pStyle w:val="ListParagraph"/>
        <w:numPr>
          <w:ilvl w:val="0"/>
          <w:numId w:val="7"/>
        </w:numPr>
      </w:pPr>
      <w:r>
        <w:t xml:space="preserve">A new </w:t>
      </w:r>
      <w:proofErr w:type="spellStart"/>
      <w:r w:rsidRPr="00924EC2">
        <w:rPr>
          <w:rStyle w:val="IntenseEmphasis"/>
        </w:rPr>
        <w:t>thread</w:t>
      </w:r>
      <w:r w:rsidR="00924EC2" w:rsidRPr="00924EC2">
        <w:rPr>
          <w:rStyle w:val="IntenseEmphasis"/>
        </w:rPr>
        <w:t>_task</w:t>
      </w:r>
      <w:proofErr w:type="spellEnd"/>
      <w:r>
        <w:t xml:space="preserve"> is launched to </w:t>
      </w:r>
      <w:r w:rsidR="00A55468">
        <w:t xml:space="preserve">propagate a WaveQ3D </w:t>
      </w:r>
      <w:proofErr w:type="spellStart"/>
      <w:r w:rsidR="00A55468">
        <w:t>wavefront</w:t>
      </w:r>
      <w:proofErr w:type="spellEnd"/>
      <w:r w:rsidR="00A55468">
        <w:t xml:space="preserve"> through the ocean environment.</w:t>
      </w:r>
      <w:r>
        <w:t xml:space="preserve"> This initialization passes a </w:t>
      </w:r>
      <w:proofErr w:type="spellStart"/>
      <w:r w:rsidR="00C37C85" w:rsidRPr="00C37C85">
        <w:rPr>
          <w:rStyle w:val="IntenseEmphasis"/>
        </w:rPr>
        <w:t>sensor_model</w:t>
      </w:r>
      <w:proofErr w:type="spellEnd"/>
      <w:r w:rsidR="0064596E">
        <w:t xml:space="preserve"> </w:t>
      </w:r>
      <w:r>
        <w:t xml:space="preserve">reference to the </w:t>
      </w:r>
      <w:proofErr w:type="spellStart"/>
      <w:r w:rsidR="006D0DAE">
        <w:rPr>
          <w:b/>
          <w:i/>
          <w:color w:val="4F81BD" w:themeColor="accent1"/>
        </w:rPr>
        <w:t>wave</w:t>
      </w:r>
      <w:r w:rsidR="00E061C8">
        <w:rPr>
          <w:b/>
          <w:i/>
          <w:color w:val="4F81BD" w:themeColor="accent1"/>
        </w:rPr>
        <w:t>front</w:t>
      </w:r>
      <w:r w:rsidR="006D0DAE">
        <w:rPr>
          <w:b/>
          <w:i/>
          <w:color w:val="4F81BD" w:themeColor="accent1"/>
        </w:rPr>
        <w:t>_generator</w:t>
      </w:r>
      <w:proofErr w:type="spellEnd"/>
      <w:r>
        <w:t xml:space="preserve">.  If an existing </w:t>
      </w:r>
      <w:proofErr w:type="spellStart"/>
      <w:r w:rsidR="00924EC2" w:rsidRPr="00924EC2">
        <w:rPr>
          <w:rStyle w:val="IntenseEmphasis"/>
        </w:rPr>
        <w:t>thread_task</w:t>
      </w:r>
      <w:proofErr w:type="spellEnd"/>
      <w:r w:rsidR="00924EC2">
        <w:t xml:space="preserve"> </w:t>
      </w:r>
      <w:r>
        <w:t xml:space="preserve">is running for this </w:t>
      </w:r>
      <w:proofErr w:type="spellStart"/>
      <w:r w:rsidR="00C37C85" w:rsidRPr="00C37C85">
        <w:rPr>
          <w:rStyle w:val="IntenseEmphasis"/>
        </w:rPr>
        <w:t>sensor_model</w:t>
      </w:r>
      <w:proofErr w:type="spellEnd"/>
      <w:r>
        <w:t>,</w:t>
      </w:r>
      <w:r w:rsidR="00E44C18">
        <w:t xml:space="preserve"> </w:t>
      </w:r>
      <w:r>
        <w:t xml:space="preserve">that </w:t>
      </w:r>
      <w:r w:rsidR="00924EC2">
        <w:t>task</w:t>
      </w:r>
      <w:r>
        <w:t xml:space="preserve"> is aborted before the new </w:t>
      </w:r>
      <w:proofErr w:type="spellStart"/>
      <w:r w:rsidR="00924EC2" w:rsidRPr="00924EC2">
        <w:rPr>
          <w:rStyle w:val="IntenseEmphasis"/>
        </w:rPr>
        <w:t>thread_task</w:t>
      </w:r>
      <w:proofErr w:type="spellEnd"/>
      <w:r w:rsidR="00924EC2">
        <w:t xml:space="preserve"> </w:t>
      </w:r>
      <w:r>
        <w:t>is created.</w:t>
      </w:r>
    </w:p>
    <w:p w14:paraId="22EA6AE3" w14:textId="77777777" w:rsidR="00B37DC7" w:rsidRDefault="00B37DC7" w:rsidP="00A03EB9">
      <w:pPr>
        <w:pStyle w:val="ListParagraph"/>
        <w:numPr>
          <w:ilvl w:val="1"/>
          <w:numId w:val="7"/>
        </w:numPr>
      </w:pPr>
      <w:r>
        <w:t xml:space="preserve">Data from the </w:t>
      </w:r>
      <w:proofErr w:type="spellStart"/>
      <w:r w:rsidR="00C37C85" w:rsidRPr="00C37C85">
        <w:rPr>
          <w:rStyle w:val="IntenseEmphasis"/>
        </w:rPr>
        <w:t>sensor_model</w:t>
      </w:r>
      <w:proofErr w:type="spellEnd"/>
      <w:r>
        <w:t xml:space="preserve"> and the </w:t>
      </w:r>
      <w:proofErr w:type="spellStart"/>
      <w:r w:rsidRPr="000F3652">
        <w:rPr>
          <w:b/>
          <w:i/>
          <w:color w:val="4F81BD" w:themeColor="accent1"/>
        </w:rPr>
        <w:t>ocean</w:t>
      </w:r>
      <w:r w:rsidR="000F3652" w:rsidRPr="000F3652">
        <w:rPr>
          <w:b/>
          <w:i/>
          <w:color w:val="4F81BD" w:themeColor="accent1"/>
        </w:rPr>
        <w:t>_</w:t>
      </w:r>
      <w:r w:rsidR="00924EC2">
        <w:rPr>
          <w:b/>
          <w:i/>
          <w:color w:val="4F81BD" w:themeColor="accent1"/>
        </w:rPr>
        <w:t>shared</w:t>
      </w:r>
      <w:proofErr w:type="spellEnd"/>
      <w:r>
        <w:t xml:space="preserve"> </w:t>
      </w:r>
      <w:r w:rsidR="00924EC2">
        <w:t xml:space="preserve">singleton </w:t>
      </w:r>
      <w:r>
        <w:t xml:space="preserve">is used to initialize the WaveQ3D </w:t>
      </w:r>
      <w:proofErr w:type="spellStart"/>
      <w:r w:rsidR="007A223B" w:rsidRPr="000F3652">
        <w:rPr>
          <w:b/>
          <w:i/>
          <w:color w:val="4F81BD" w:themeColor="accent1"/>
        </w:rPr>
        <w:t>wave_queue</w:t>
      </w:r>
      <w:proofErr w:type="spellEnd"/>
      <w:r>
        <w:t>.</w:t>
      </w:r>
    </w:p>
    <w:p w14:paraId="16135631" w14:textId="77777777" w:rsidR="007A223B" w:rsidRDefault="00B37DC7" w:rsidP="00A62CE4">
      <w:pPr>
        <w:pStyle w:val="ListParagraph"/>
        <w:numPr>
          <w:ilvl w:val="1"/>
          <w:numId w:val="7"/>
        </w:numPr>
      </w:pPr>
      <w:r>
        <w:t xml:space="preserve">An </w:t>
      </w:r>
      <w:proofErr w:type="spellStart"/>
      <w:r w:rsidRPr="000F3652">
        <w:rPr>
          <w:b/>
          <w:i/>
          <w:color w:val="4F81BD" w:themeColor="accent1"/>
        </w:rPr>
        <w:t>eigenverb_collection</w:t>
      </w:r>
      <w:proofErr w:type="spellEnd"/>
      <w:r>
        <w:t xml:space="preserve"> is created to store the </w:t>
      </w:r>
      <w:proofErr w:type="spellStart"/>
      <w:r w:rsidRPr="000F3652">
        <w:rPr>
          <w:b/>
          <w:i/>
          <w:color w:val="4F81BD" w:themeColor="accent1"/>
        </w:rPr>
        <w:t>eigenverbs</w:t>
      </w:r>
      <w:proofErr w:type="spellEnd"/>
      <w:r>
        <w:t xml:space="preserve"> created by the </w:t>
      </w:r>
      <w:proofErr w:type="spellStart"/>
      <w:r w:rsidRPr="000F3652">
        <w:rPr>
          <w:b/>
          <w:i/>
          <w:color w:val="4F81BD" w:themeColor="accent1"/>
        </w:rPr>
        <w:t>wave_queue</w:t>
      </w:r>
      <w:proofErr w:type="spellEnd"/>
      <w:r>
        <w:t xml:space="preserve">.  </w:t>
      </w:r>
      <w:r w:rsidR="00A62CE4" w:rsidRPr="00A62CE4">
        <w:t>The</w:t>
      </w:r>
      <w:r w:rsidR="00A62CE4">
        <w:t xml:space="preserve"> </w:t>
      </w:r>
      <w:proofErr w:type="spellStart"/>
      <w:r w:rsidR="00A62CE4" w:rsidRPr="000F3652">
        <w:rPr>
          <w:b/>
          <w:i/>
          <w:color w:val="4F81BD" w:themeColor="accent1"/>
        </w:rPr>
        <w:t>eigenverb_collection</w:t>
      </w:r>
      <w:proofErr w:type="spellEnd"/>
      <w:r w:rsidR="00A62CE4">
        <w:t xml:space="preserve"> is stored</w:t>
      </w:r>
      <w:r w:rsidR="00A62CE4" w:rsidRPr="00A62CE4">
        <w:t xml:space="preserve"> </w:t>
      </w:r>
      <w:r w:rsidR="00B80865">
        <w:t xml:space="preserve">as </w:t>
      </w:r>
      <w:r w:rsidR="00A62CE4" w:rsidRPr="00A62CE4">
        <w:t xml:space="preserve">a shared pointer that manages its own memory.  This allows new instances of </w:t>
      </w:r>
      <w:proofErr w:type="spellStart"/>
      <w:r w:rsidR="00A62CE4" w:rsidRPr="000F3652">
        <w:rPr>
          <w:b/>
          <w:i/>
          <w:color w:val="4F81BD" w:themeColor="accent1"/>
        </w:rPr>
        <w:t>eigenverb_collection</w:t>
      </w:r>
      <w:proofErr w:type="spellEnd"/>
      <w:r w:rsidR="00A62CE4">
        <w:t xml:space="preserve"> </w:t>
      </w:r>
      <w:r w:rsidR="00A62CE4" w:rsidRPr="00A62CE4">
        <w:t xml:space="preserve">to be </w:t>
      </w:r>
      <w:r w:rsidR="00A62CE4">
        <w:t>created</w:t>
      </w:r>
      <w:r w:rsidR="00A62CE4" w:rsidRPr="00A62CE4">
        <w:t xml:space="preserve"> while </w:t>
      </w:r>
      <w:r w:rsidR="00A62CE4">
        <w:t xml:space="preserve">other </w:t>
      </w:r>
      <w:r w:rsidR="00A62CE4" w:rsidRPr="00A62CE4">
        <w:t>components are still using the old reference.</w:t>
      </w:r>
    </w:p>
    <w:p w14:paraId="7EDE5377" w14:textId="77777777" w:rsidR="007A223B" w:rsidRDefault="007A223B" w:rsidP="00A03EB9">
      <w:pPr>
        <w:pStyle w:val="ListParagraph"/>
        <w:numPr>
          <w:ilvl w:val="1"/>
          <w:numId w:val="7"/>
        </w:numPr>
      </w:pPr>
      <w:r>
        <w:t>The</w:t>
      </w:r>
      <w:r w:rsidR="00924EC2">
        <w:t xml:space="preserve"> new</w:t>
      </w:r>
      <w:r>
        <w:t xml:space="preserve"> </w:t>
      </w:r>
      <w:proofErr w:type="spellStart"/>
      <w:r w:rsidRPr="000F3652">
        <w:rPr>
          <w:b/>
          <w:i/>
          <w:color w:val="4F81BD" w:themeColor="accent1"/>
        </w:rPr>
        <w:t>eigenverb_collection</w:t>
      </w:r>
      <w:proofErr w:type="spellEnd"/>
      <w:r>
        <w:t xml:space="preserve"> is registered as an </w:t>
      </w:r>
      <w:proofErr w:type="spellStart"/>
      <w:r w:rsidRPr="000F3652">
        <w:rPr>
          <w:b/>
          <w:i/>
          <w:color w:val="4F81BD" w:themeColor="accent1"/>
        </w:rPr>
        <w:t>eigenverb</w:t>
      </w:r>
      <w:proofErr w:type="spellEnd"/>
      <w:r w:rsidR="00924EC2">
        <w:t xml:space="preserve"> callback listener on the </w:t>
      </w:r>
      <w:proofErr w:type="spellStart"/>
      <w:r w:rsidR="00924EC2" w:rsidRPr="000F3652">
        <w:rPr>
          <w:b/>
          <w:i/>
          <w:color w:val="4F81BD" w:themeColor="accent1"/>
        </w:rPr>
        <w:t>wave_queue</w:t>
      </w:r>
      <w:proofErr w:type="spellEnd"/>
      <w:r w:rsidR="00924EC2">
        <w:t xml:space="preserve">.  </w:t>
      </w:r>
    </w:p>
    <w:p w14:paraId="3234E8E1" w14:textId="77777777" w:rsidR="00E2248A" w:rsidRDefault="00B37DC7" w:rsidP="00A03EB9">
      <w:pPr>
        <w:pStyle w:val="ListParagraph"/>
        <w:numPr>
          <w:ilvl w:val="1"/>
          <w:numId w:val="7"/>
        </w:numPr>
      </w:pPr>
      <w:r>
        <w:lastRenderedPageBreak/>
        <w:t xml:space="preserve">The </w:t>
      </w:r>
      <w:proofErr w:type="spellStart"/>
      <w:r w:rsidR="006D0DAE">
        <w:rPr>
          <w:b/>
          <w:i/>
          <w:color w:val="4F81BD" w:themeColor="accent1"/>
        </w:rPr>
        <w:t>wave_generator</w:t>
      </w:r>
      <w:proofErr w:type="spellEnd"/>
      <w:r>
        <w:t xml:space="preserve"> </w:t>
      </w:r>
      <w:r w:rsidR="00E2248A">
        <w:t>loops through a series of time steps until propagation reaches its maximum time.</w:t>
      </w:r>
      <w:r w:rsidR="00924EC2">
        <w:t xml:space="preserve">  This task is terminated if the </w:t>
      </w:r>
      <w:r w:rsidR="00924EC2" w:rsidRPr="00924EC2">
        <w:rPr>
          <w:rStyle w:val="IntenseEmphasis"/>
        </w:rPr>
        <w:t>_abort</w:t>
      </w:r>
      <w:r w:rsidR="00924EC2">
        <w:t xml:space="preserve"> flag is set to </w:t>
      </w:r>
      <w:r w:rsidR="00924EC2" w:rsidRPr="00924EC2">
        <w:rPr>
          <w:rStyle w:val="IntenseEmphasis"/>
        </w:rPr>
        <w:t>true</w:t>
      </w:r>
      <w:r w:rsidR="00924EC2">
        <w:t>.</w:t>
      </w:r>
    </w:p>
    <w:p w14:paraId="32D6C1E7" w14:textId="77777777" w:rsidR="00E2248A" w:rsidRDefault="00E2248A" w:rsidP="00A03EB9">
      <w:pPr>
        <w:pStyle w:val="ListParagraph"/>
        <w:numPr>
          <w:ilvl w:val="1"/>
          <w:numId w:val="7"/>
        </w:numPr>
      </w:pPr>
      <w:r>
        <w:t xml:space="preserve">The </w:t>
      </w:r>
      <w:proofErr w:type="spellStart"/>
      <w:r w:rsidR="006D0DAE">
        <w:rPr>
          <w:b/>
          <w:i/>
          <w:color w:val="4F81BD" w:themeColor="accent1"/>
        </w:rPr>
        <w:t>wave_generator</w:t>
      </w:r>
      <w:proofErr w:type="spellEnd"/>
      <w:r>
        <w:t xml:space="preserve"> </w:t>
      </w:r>
      <w:r w:rsidR="00B37DC7">
        <w:t>repeatedly call</w:t>
      </w:r>
      <w:r>
        <w:t>s</w:t>
      </w:r>
      <w:r w:rsidR="00B37DC7">
        <w:t xml:space="preserve"> the </w:t>
      </w:r>
      <w:proofErr w:type="gramStart"/>
      <w:r w:rsidR="00B37DC7" w:rsidRPr="000F3652">
        <w:rPr>
          <w:rStyle w:val="IntenseQuoteChar"/>
        </w:rPr>
        <w:t>step(</w:t>
      </w:r>
      <w:proofErr w:type="gramEnd"/>
      <w:r w:rsidR="00B37DC7" w:rsidRPr="000F3652">
        <w:rPr>
          <w:rStyle w:val="IntenseQuoteChar"/>
        </w:rPr>
        <w:t>)</w:t>
      </w:r>
      <w:r w:rsidR="00B37DC7">
        <w:t xml:space="preserve"> function </w:t>
      </w:r>
      <w:r>
        <w:t>to execute the WaveQ3D propagation model.</w:t>
      </w:r>
    </w:p>
    <w:p w14:paraId="73D97D4D" w14:textId="77777777" w:rsidR="007A223B" w:rsidRDefault="007A223B" w:rsidP="00A03EB9">
      <w:pPr>
        <w:pStyle w:val="ListParagraph"/>
        <w:numPr>
          <w:ilvl w:val="1"/>
          <w:numId w:val="7"/>
        </w:numPr>
      </w:pPr>
      <w:proofErr w:type="spellStart"/>
      <w:r w:rsidRPr="000F3652">
        <w:rPr>
          <w:b/>
          <w:i/>
          <w:color w:val="4F81BD" w:themeColor="accent1"/>
        </w:rPr>
        <w:t>Eigenverb</w:t>
      </w:r>
      <w:r>
        <w:t>s</w:t>
      </w:r>
      <w:proofErr w:type="spellEnd"/>
      <w:r>
        <w:t xml:space="preserve"> are asynchronously passed to the </w:t>
      </w:r>
      <w:proofErr w:type="spellStart"/>
      <w:r w:rsidRPr="000F3652">
        <w:rPr>
          <w:b/>
          <w:i/>
          <w:color w:val="4F81BD" w:themeColor="accent1"/>
        </w:rPr>
        <w:t>eigenverb_collection</w:t>
      </w:r>
      <w:proofErr w:type="spellEnd"/>
      <w:r>
        <w:t xml:space="preserve"> as they are generated.</w:t>
      </w:r>
    </w:p>
    <w:p w14:paraId="79A8F0A0" w14:textId="77777777" w:rsidR="00E27FF6" w:rsidRDefault="00924EC2" w:rsidP="00A03EB9">
      <w:pPr>
        <w:pStyle w:val="ListParagraph"/>
        <w:numPr>
          <w:ilvl w:val="1"/>
          <w:numId w:val="7"/>
        </w:numPr>
      </w:pPr>
      <w:r>
        <w:t xml:space="preserve">If the </w:t>
      </w:r>
      <w:proofErr w:type="spellStart"/>
      <w:r w:rsidRPr="00924EC2">
        <w:rPr>
          <w:rStyle w:val="IntenseEmphasis"/>
        </w:rPr>
        <w:t>thread_task</w:t>
      </w:r>
      <w:proofErr w:type="spellEnd"/>
      <w:r>
        <w:t xml:space="preserve"> completes successfully, </w:t>
      </w:r>
      <w:r w:rsidR="00E27FF6">
        <w:t xml:space="preserve">it returns an </w:t>
      </w:r>
      <w:proofErr w:type="spellStart"/>
      <w:r w:rsidR="00E27FF6" w:rsidRPr="000F3652">
        <w:rPr>
          <w:b/>
          <w:i/>
          <w:color w:val="4F81BD" w:themeColor="accent1"/>
        </w:rPr>
        <w:t>eigenverb_collection</w:t>
      </w:r>
      <w:proofErr w:type="spellEnd"/>
      <w:r w:rsidR="00E2248A">
        <w:t xml:space="preserve"> reference</w:t>
      </w:r>
      <w:r w:rsidR="00E27FF6">
        <w:t xml:space="preserve"> back to the </w:t>
      </w:r>
      <w:proofErr w:type="spellStart"/>
      <w:r w:rsidR="00C37C85" w:rsidRPr="00C37C85">
        <w:rPr>
          <w:rStyle w:val="IntenseEmphasis"/>
        </w:rPr>
        <w:t>sensor_model</w:t>
      </w:r>
      <w:proofErr w:type="spellEnd"/>
      <w:r w:rsidR="00E27FF6">
        <w:t xml:space="preserve">.  </w:t>
      </w:r>
    </w:p>
    <w:p w14:paraId="61241B7D" w14:textId="77777777" w:rsidR="00A55468" w:rsidRDefault="00E27FF6" w:rsidP="002510B1">
      <w:pPr>
        <w:pStyle w:val="ListParagraph"/>
        <w:numPr>
          <w:ilvl w:val="1"/>
          <w:numId w:val="7"/>
        </w:numPr>
      </w:pPr>
      <w:r>
        <w:t xml:space="preserve">The </w:t>
      </w:r>
      <w:proofErr w:type="spellStart"/>
      <w:r w:rsidR="00C37C85" w:rsidRPr="00C37C85">
        <w:rPr>
          <w:rStyle w:val="IntenseEmphasis"/>
        </w:rPr>
        <w:t>sensor_model</w:t>
      </w:r>
      <w:proofErr w:type="spellEnd"/>
      <w:r>
        <w:t xml:space="preserve"> forwards </w:t>
      </w:r>
      <w:r w:rsidR="00E2248A">
        <w:t xml:space="preserve">the </w:t>
      </w:r>
      <w:proofErr w:type="spellStart"/>
      <w:r w:rsidR="009B5F4C" w:rsidRPr="000F3652">
        <w:rPr>
          <w:b/>
          <w:i/>
          <w:color w:val="4F81BD" w:themeColor="accent1"/>
        </w:rPr>
        <w:t>eigenverb</w:t>
      </w:r>
      <w:r w:rsidRPr="000F3652">
        <w:rPr>
          <w:b/>
          <w:i/>
          <w:color w:val="4F81BD" w:themeColor="accent1"/>
        </w:rPr>
        <w:t>_collection</w:t>
      </w:r>
      <w:proofErr w:type="spellEnd"/>
      <w:r w:rsidR="00E2248A">
        <w:t xml:space="preserve"> reference</w:t>
      </w:r>
      <w:r>
        <w:t xml:space="preserve"> to all of the </w:t>
      </w:r>
      <w:proofErr w:type="spellStart"/>
      <w:r w:rsidRPr="000F3652">
        <w:rPr>
          <w:b/>
          <w:i/>
          <w:color w:val="4F81BD" w:themeColor="accent1"/>
        </w:rPr>
        <w:t>sensor_pair</w:t>
      </w:r>
      <w:proofErr w:type="spellEnd"/>
      <w:r>
        <w:t xml:space="preserve"> objects that include this </w:t>
      </w:r>
      <w:proofErr w:type="spellStart"/>
      <w:r w:rsidR="00C37C85" w:rsidRPr="00C37C85">
        <w:rPr>
          <w:rStyle w:val="IntenseEmphasis"/>
        </w:rPr>
        <w:t>sensor_model</w:t>
      </w:r>
      <w:proofErr w:type="spellEnd"/>
      <w:r>
        <w:t xml:space="preserve">.  </w:t>
      </w:r>
      <w:r w:rsidR="00445AD1">
        <w:t xml:space="preserve">The </w:t>
      </w:r>
      <w:proofErr w:type="spellStart"/>
      <w:r w:rsidR="00445AD1" w:rsidRPr="000F3652">
        <w:rPr>
          <w:b/>
          <w:i/>
          <w:color w:val="4F81BD" w:themeColor="accent1"/>
        </w:rPr>
        <w:t>sensor_pair</w:t>
      </w:r>
      <w:proofErr w:type="spellEnd"/>
      <w:r w:rsidR="00445AD1">
        <w:t xml:space="preserve"> object</w:t>
      </w:r>
      <w:r w:rsidR="002510B1">
        <w:t xml:space="preserve"> replaces either the </w:t>
      </w:r>
      <w:r w:rsidR="00A55468">
        <w:t xml:space="preserve">source or receiver </w:t>
      </w:r>
      <w:proofErr w:type="spellStart"/>
      <w:r w:rsidR="00A55468" w:rsidRPr="00A55468">
        <w:rPr>
          <w:rStyle w:val="IntenseEmphasis"/>
        </w:rPr>
        <w:t>eigenverb</w:t>
      </w:r>
      <w:proofErr w:type="spellEnd"/>
      <w:r w:rsidR="002510B1">
        <w:t xml:space="preserve"> </w:t>
      </w:r>
      <w:r w:rsidR="006D1C15">
        <w:t>reference</w:t>
      </w:r>
      <w:r w:rsidR="002510B1">
        <w:t xml:space="preserve">, </w:t>
      </w:r>
      <w:r w:rsidR="00A55468">
        <w:t xml:space="preserve">based on this sensor’s role in </w:t>
      </w:r>
      <w:r w:rsidR="00924EC2">
        <w:t>each</w:t>
      </w:r>
      <w:r w:rsidR="00A55468">
        <w:t xml:space="preserve"> pair.</w:t>
      </w:r>
    </w:p>
    <w:p w14:paraId="413F83DF" w14:textId="094F3830" w:rsidR="008847BA" w:rsidRDefault="008847BA" w:rsidP="00A03EB9">
      <w:pPr>
        <w:pStyle w:val="ListParagraph"/>
        <w:numPr>
          <w:ilvl w:val="1"/>
          <w:numId w:val="7"/>
        </w:numPr>
      </w:pPr>
      <w:r w:rsidRPr="008847BA">
        <w:t xml:space="preserve">As soon as </w:t>
      </w:r>
      <w:r>
        <w:t xml:space="preserve">the </w:t>
      </w:r>
      <w:proofErr w:type="spellStart"/>
      <w:r w:rsidRPr="008847BA">
        <w:rPr>
          <w:rStyle w:val="IntenseEmphasis"/>
        </w:rPr>
        <w:t>eigenverbs</w:t>
      </w:r>
      <w:proofErr w:type="spellEnd"/>
      <w:r>
        <w:t xml:space="preserve"> are updated,</w:t>
      </w:r>
      <w:r w:rsidRPr="008847BA">
        <w:t xml:space="preserve"> the </w:t>
      </w:r>
      <w:proofErr w:type="spellStart"/>
      <w:r w:rsidRPr="008847BA">
        <w:rPr>
          <w:rStyle w:val="IntenseEmphasis"/>
        </w:rPr>
        <w:t>sensor_pair</w:t>
      </w:r>
      <w:proofErr w:type="spellEnd"/>
      <w:r>
        <w:t xml:space="preserve"> starts to generate the reverberation envelope </w:t>
      </w:r>
      <w:r w:rsidRPr="008847BA">
        <w:t>using the sequence of events illustrated in</w:t>
      </w:r>
      <w:r>
        <w:t xml:space="preserve"> </w:t>
      </w:r>
      <w:r>
        <w:fldChar w:fldCharType="begin"/>
      </w:r>
      <w:r>
        <w:instrText xml:space="preserve"> REF _Ref412316098 \h </w:instrText>
      </w:r>
      <w:r>
        <w:fldChar w:fldCharType="separate"/>
      </w:r>
      <w:r w:rsidR="004B08A1">
        <w:t xml:space="preserve">Figure </w:t>
      </w:r>
      <w:r w:rsidR="004B08A1">
        <w:rPr>
          <w:noProof/>
        </w:rPr>
        <w:t>18</w:t>
      </w:r>
      <w:r>
        <w:fldChar w:fldCharType="end"/>
      </w:r>
      <w:r w:rsidRPr="008847BA">
        <w:t>.</w:t>
      </w:r>
    </w:p>
    <w:p w14:paraId="3CB2C659" w14:textId="77777777" w:rsidR="00B37DC7" w:rsidRDefault="00B37DC7" w:rsidP="00E27FF6">
      <w:r>
        <w:t xml:space="preserve">The </w:t>
      </w:r>
      <w:proofErr w:type="spellStart"/>
      <w:r w:rsidR="00924EC2" w:rsidRPr="00A55468">
        <w:rPr>
          <w:rStyle w:val="IntenseEmphasis"/>
        </w:rPr>
        <w:t>sensor_pair_manager</w:t>
      </w:r>
      <w:proofErr w:type="spellEnd"/>
      <w:r w:rsidR="00924EC2">
        <w:t xml:space="preserve"> </w:t>
      </w:r>
      <w:r w:rsidR="00E27FF6">
        <w:t>objects</w:t>
      </w:r>
      <w:r>
        <w:t xml:space="preserve"> can also query the </w:t>
      </w:r>
      <w:proofErr w:type="spellStart"/>
      <w:r w:rsidR="00C37C85" w:rsidRPr="00C37C85">
        <w:rPr>
          <w:rStyle w:val="IntenseEmphasis"/>
        </w:rPr>
        <w:t>sensor_model</w:t>
      </w:r>
      <w:proofErr w:type="spellEnd"/>
      <w:r>
        <w:t xml:space="preserve"> for </w:t>
      </w:r>
      <w:r w:rsidR="009B5F4C">
        <w:t>the</w:t>
      </w:r>
      <w:r>
        <w:t xml:space="preserve"> current value of </w:t>
      </w:r>
      <w:r w:rsidR="009B5F4C">
        <w:t>its</w:t>
      </w:r>
      <w:r>
        <w:t xml:space="preserve"> </w:t>
      </w:r>
      <w:proofErr w:type="spellStart"/>
      <w:r w:rsidRPr="000F3652">
        <w:rPr>
          <w:b/>
          <w:i/>
          <w:color w:val="4F81BD" w:themeColor="accent1"/>
        </w:rPr>
        <w:t>eigenverb_collection</w:t>
      </w:r>
      <w:proofErr w:type="spellEnd"/>
      <w:r>
        <w:t xml:space="preserve"> at any time.  This </w:t>
      </w:r>
      <w:r w:rsidR="009B5F4C">
        <w:t xml:space="preserve">query </w:t>
      </w:r>
      <w:r>
        <w:t xml:space="preserve">is used to initialize </w:t>
      </w:r>
      <w:r w:rsidR="009B5F4C">
        <w:t xml:space="preserve">the </w:t>
      </w:r>
      <w:proofErr w:type="spellStart"/>
      <w:r w:rsidRPr="000F3652">
        <w:rPr>
          <w:b/>
          <w:i/>
          <w:color w:val="4F81BD" w:themeColor="accent1"/>
        </w:rPr>
        <w:t>sensor_pair</w:t>
      </w:r>
      <w:proofErr w:type="spellEnd"/>
      <w:r>
        <w:t xml:space="preserve"> </w:t>
      </w:r>
      <w:r w:rsidR="009B5F4C">
        <w:t xml:space="preserve">when a new pair is created for a pre-existing </w:t>
      </w:r>
      <w:proofErr w:type="spellStart"/>
      <w:r w:rsidR="00C37C85" w:rsidRPr="00C37C85">
        <w:rPr>
          <w:rStyle w:val="IntenseEmphasis"/>
        </w:rPr>
        <w:t>sensor_model</w:t>
      </w:r>
      <w:proofErr w:type="spellEnd"/>
      <w:r>
        <w:t xml:space="preserve">.  Example: When a new receiver </w:t>
      </w:r>
      <w:proofErr w:type="spellStart"/>
      <w:r>
        <w:t>sonobuoy</w:t>
      </w:r>
      <w:proofErr w:type="spellEnd"/>
      <w:r>
        <w:t xml:space="preserve"> is activated, this </w:t>
      </w:r>
      <w:r w:rsidR="00BF6F9B">
        <w:t xml:space="preserve">query </w:t>
      </w:r>
      <w:r>
        <w:t xml:space="preserve">is used to </w:t>
      </w:r>
      <w:r w:rsidR="00BF6F9B">
        <w:t xml:space="preserve">gather </w:t>
      </w:r>
      <w:proofErr w:type="spellStart"/>
      <w:r w:rsidR="00BF6F9B" w:rsidRPr="000F3652">
        <w:rPr>
          <w:b/>
          <w:i/>
          <w:color w:val="4F81BD" w:themeColor="accent1"/>
        </w:rPr>
        <w:t>eigenverb_collection</w:t>
      </w:r>
      <w:proofErr w:type="spellEnd"/>
      <w:r w:rsidR="00BF6F9B">
        <w:t xml:space="preserve"> objects </w:t>
      </w:r>
      <w:r>
        <w:t xml:space="preserve">for </w:t>
      </w:r>
      <w:r w:rsidR="00BF6F9B">
        <w:t>pre-existing</w:t>
      </w:r>
      <w:r>
        <w:t xml:space="preserve"> source sensor</w:t>
      </w:r>
      <w:r w:rsidR="00BF6F9B">
        <w:t>s</w:t>
      </w:r>
      <w:r>
        <w:t>.</w:t>
      </w:r>
    </w:p>
    <w:p w14:paraId="317010FC" w14:textId="77777777" w:rsidR="00D72AAD" w:rsidRDefault="00F5490E" w:rsidP="0096673C">
      <w:pPr>
        <w:keepNext/>
        <w:ind w:left="-720" w:right="-720"/>
        <w:jc w:val="center"/>
      </w:pPr>
      <w:r>
        <w:rPr>
          <w:noProof/>
        </w:rPr>
        <w:lastRenderedPageBreak/>
        <w:drawing>
          <wp:inline distT="0" distB="0" distL="0" distR="0" wp14:anchorId="67E5DCBF" wp14:editId="78527E53">
            <wp:extent cx="5943600" cy="5493487"/>
            <wp:effectExtent l="19050" t="19050" r="19050" b="120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493487"/>
                    </a:xfrm>
                    <a:prstGeom prst="rect">
                      <a:avLst/>
                    </a:prstGeom>
                    <a:noFill/>
                    <a:ln>
                      <a:solidFill>
                        <a:schemeClr val="tx1"/>
                      </a:solidFill>
                    </a:ln>
                  </pic:spPr>
                </pic:pic>
              </a:graphicData>
            </a:graphic>
          </wp:inline>
        </w:drawing>
      </w:r>
    </w:p>
    <w:p w14:paraId="3348666B" w14:textId="68EC1410" w:rsidR="00D72AAD" w:rsidRDefault="00D72AAD" w:rsidP="00D72AAD">
      <w:pPr>
        <w:pStyle w:val="Caption"/>
        <w:jc w:val="center"/>
      </w:pPr>
      <w:bookmarkStart w:id="63" w:name="_Ref412547243"/>
      <w:bookmarkStart w:id="64" w:name="_Toc416777706"/>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4B08A1">
        <w:rPr>
          <w:noProof/>
        </w:rPr>
        <w:t>15</w:t>
      </w:r>
      <w:r w:rsidR="0045421D">
        <w:rPr>
          <w:noProof/>
        </w:rPr>
        <w:fldChar w:fldCharType="end"/>
      </w:r>
      <w:bookmarkEnd w:id="63"/>
      <w:r>
        <w:t xml:space="preserve"> - </w:t>
      </w:r>
      <w:r w:rsidRPr="00E27FF6">
        <w:t>Compute propagation effects</w:t>
      </w:r>
      <w:r w:rsidR="009B4F71">
        <w:t xml:space="preserve">, </w:t>
      </w:r>
      <w:proofErr w:type="spellStart"/>
      <w:r w:rsidR="009B4F71">
        <w:t>wave_queue</w:t>
      </w:r>
      <w:proofErr w:type="spellEnd"/>
      <w:r>
        <w:t xml:space="preserve"> classes</w:t>
      </w:r>
      <w:bookmarkEnd w:id="64"/>
    </w:p>
    <w:p w14:paraId="7B8DECA9" w14:textId="77777777" w:rsidR="009B4F71" w:rsidRDefault="009B4F71" w:rsidP="009B4F71">
      <w:pPr>
        <w:keepNext/>
        <w:jc w:val="center"/>
      </w:pPr>
    </w:p>
    <w:p w14:paraId="0EBD0EC7" w14:textId="77777777" w:rsidR="00F5490E" w:rsidRDefault="00F5490E" w:rsidP="009B4F71">
      <w:pPr>
        <w:keepNext/>
        <w:jc w:val="center"/>
      </w:pPr>
      <w:r>
        <w:rPr>
          <w:noProof/>
        </w:rPr>
        <w:drawing>
          <wp:inline distT="0" distB="0" distL="0" distR="0" wp14:anchorId="0FC5286C" wp14:editId="19AC6ADD">
            <wp:extent cx="5943600" cy="5247130"/>
            <wp:effectExtent l="19050" t="19050" r="1905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47130"/>
                    </a:xfrm>
                    <a:prstGeom prst="rect">
                      <a:avLst/>
                    </a:prstGeom>
                    <a:noFill/>
                    <a:ln>
                      <a:solidFill>
                        <a:schemeClr val="tx1"/>
                      </a:solidFill>
                    </a:ln>
                  </pic:spPr>
                </pic:pic>
              </a:graphicData>
            </a:graphic>
          </wp:inline>
        </w:drawing>
      </w:r>
    </w:p>
    <w:p w14:paraId="05EC93AE" w14:textId="2C7D62CB" w:rsidR="00176FF6" w:rsidRDefault="009B4F71" w:rsidP="009B4F71">
      <w:pPr>
        <w:pStyle w:val="Caption"/>
        <w:jc w:val="center"/>
      </w:pPr>
      <w:bookmarkStart w:id="65" w:name="_Ref414903996"/>
      <w:bookmarkStart w:id="66" w:name="_Toc416777707"/>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4B08A1">
        <w:rPr>
          <w:noProof/>
        </w:rPr>
        <w:t>16</w:t>
      </w:r>
      <w:r w:rsidR="0045421D">
        <w:rPr>
          <w:noProof/>
        </w:rPr>
        <w:fldChar w:fldCharType="end"/>
      </w:r>
      <w:bookmarkEnd w:id="65"/>
      <w:r>
        <w:t xml:space="preserve"> - </w:t>
      </w:r>
      <w:r w:rsidRPr="00E27FF6">
        <w:t>Compute propagation effects</w:t>
      </w:r>
      <w:r>
        <w:t>, sensor classes</w:t>
      </w:r>
      <w:bookmarkEnd w:id="66"/>
    </w:p>
    <w:p w14:paraId="5FEA3434" w14:textId="77777777" w:rsidR="00176FF6" w:rsidRPr="00176FF6" w:rsidRDefault="00176FF6" w:rsidP="00176FF6"/>
    <w:p w14:paraId="36E19F5C" w14:textId="77777777" w:rsidR="00D72AAD" w:rsidRDefault="00D72AAD" w:rsidP="00D72AAD">
      <w:pPr>
        <w:pStyle w:val="Heading2"/>
      </w:pPr>
      <w:bookmarkStart w:id="67" w:name="_Toc416777685"/>
      <w:r>
        <w:t>Compute fathometer returns</w:t>
      </w:r>
      <w:bookmarkEnd w:id="67"/>
    </w:p>
    <w:p w14:paraId="08AB588D" w14:textId="6737E648" w:rsidR="00BC0549" w:rsidRDefault="00BC0549" w:rsidP="00BC0549">
      <w:r w:rsidRPr="00BC0549">
        <w:t xml:space="preserve">Fathometer </w:t>
      </w:r>
      <w:r>
        <w:t xml:space="preserve">returns, sometimes referred to as direct blast or discreet reverberation, are modelled as eigenrays that define </w:t>
      </w:r>
      <w:r w:rsidR="00BF6F9B">
        <w:t xml:space="preserve">the </w:t>
      </w:r>
      <w:r>
        <w:t>propagation paths from each source to each receiver.  This implementation computes fathometer</w:t>
      </w:r>
      <w:r w:rsidR="00B80865">
        <w:t xml:space="preserve"> return</w:t>
      </w:r>
      <w:r>
        <w:t xml:space="preserve">s by including each source as an eigenray target for each receiver, and vice versa.  The fathometer eigenrays are computed in parallel to the </w:t>
      </w:r>
      <w:proofErr w:type="spellStart"/>
      <w:r w:rsidRPr="000F3652">
        <w:t>eigenverbs</w:t>
      </w:r>
      <w:proofErr w:type="spellEnd"/>
      <w:r>
        <w:t xml:space="preserve"> discussed in Section </w:t>
      </w:r>
      <w:r>
        <w:fldChar w:fldCharType="begin"/>
      </w:r>
      <w:r>
        <w:instrText xml:space="preserve"> REF _Ref412547532 \r \h </w:instrText>
      </w:r>
      <w:r>
        <w:fldChar w:fldCharType="separate"/>
      </w:r>
      <w:r w:rsidR="004B08A1">
        <w:t>2.6</w:t>
      </w:r>
      <w:r>
        <w:fldChar w:fldCharType="end"/>
      </w:r>
      <w:r>
        <w:t>.</w:t>
      </w:r>
      <w:r w:rsidR="00020A6A">
        <w:t xml:space="preserve">  The classes that implement these behaviors are the same as those illustrated in </w:t>
      </w:r>
      <w:r w:rsidR="00020A6A">
        <w:fldChar w:fldCharType="begin"/>
      </w:r>
      <w:r w:rsidR="00020A6A">
        <w:instrText xml:space="preserve"> REF _Ref412547243 \h </w:instrText>
      </w:r>
      <w:r w:rsidR="00020A6A">
        <w:fldChar w:fldCharType="separate"/>
      </w:r>
      <w:r w:rsidR="004B08A1">
        <w:t xml:space="preserve">Figure </w:t>
      </w:r>
      <w:r w:rsidR="004B08A1">
        <w:rPr>
          <w:noProof/>
        </w:rPr>
        <w:t>15</w:t>
      </w:r>
      <w:r w:rsidR="00020A6A">
        <w:fldChar w:fldCharType="end"/>
      </w:r>
      <w:r w:rsidR="00020A6A">
        <w:t xml:space="preserve">.  </w:t>
      </w:r>
    </w:p>
    <w:p w14:paraId="3070E1AE" w14:textId="77777777" w:rsidR="00B9092B" w:rsidRDefault="00B9092B" w:rsidP="00B9092B">
      <w:pPr>
        <w:rPr>
          <w:rStyle w:val="Strong"/>
          <w:b w:val="0"/>
        </w:rPr>
      </w:pPr>
      <w:r>
        <w:rPr>
          <w:rStyle w:val="Strong"/>
          <w:b w:val="0"/>
        </w:rPr>
        <w:t>Each time that a ray path connects a source to a receiver, it creates a propagation loss element called an “eigenray” which consists of:</w:t>
      </w:r>
    </w:p>
    <w:p w14:paraId="758E9C7C" w14:textId="77777777" w:rsidR="00B9092B" w:rsidRDefault="00B9092B" w:rsidP="00B9092B">
      <w:pPr>
        <w:pStyle w:val="ListParagraph"/>
        <w:numPr>
          <w:ilvl w:val="0"/>
          <w:numId w:val="10"/>
        </w:numPr>
        <w:rPr>
          <w:rStyle w:val="Strong"/>
          <w:b w:val="0"/>
        </w:rPr>
      </w:pPr>
      <w:r>
        <w:rPr>
          <w:rStyle w:val="Strong"/>
          <w:b w:val="0"/>
        </w:rPr>
        <w:lastRenderedPageBreak/>
        <w:t>path type,</w:t>
      </w:r>
    </w:p>
    <w:p w14:paraId="7B163DCD" w14:textId="77777777" w:rsidR="00B9092B" w:rsidRDefault="00B9092B" w:rsidP="00B9092B">
      <w:pPr>
        <w:pStyle w:val="ListParagraph"/>
        <w:numPr>
          <w:ilvl w:val="0"/>
          <w:numId w:val="10"/>
        </w:numPr>
        <w:rPr>
          <w:rStyle w:val="Strong"/>
          <w:b w:val="0"/>
        </w:rPr>
      </w:pPr>
      <w:r>
        <w:rPr>
          <w:rStyle w:val="Strong"/>
          <w:b w:val="0"/>
        </w:rPr>
        <w:t>transmission loss amplitude and phase,</w:t>
      </w:r>
    </w:p>
    <w:p w14:paraId="1F4DCBF3" w14:textId="77777777" w:rsidR="00B9092B" w:rsidRDefault="00B9092B" w:rsidP="00B9092B">
      <w:pPr>
        <w:pStyle w:val="ListParagraph"/>
        <w:numPr>
          <w:ilvl w:val="0"/>
          <w:numId w:val="10"/>
        </w:numPr>
        <w:rPr>
          <w:rStyle w:val="Strong"/>
          <w:b w:val="0"/>
        </w:rPr>
      </w:pPr>
      <w:r>
        <w:rPr>
          <w:rStyle w:val="Strong"/>
          <w:b w:val="0"/>
        </w:rPr>
        <w:t>travel time,</w:t>
      </w:r>
    </w:p>
    <w:p w14:paraId="0695E11A" w14:textId="77777777" w:rsidR="00B9092B" w:rsidRDefault="00B9092B" w:rsidP="00B9092B">
      <w:pPr>
        <w:pStyle w:val="ListParagraph"/>
        <w:numPr>
          <w:ilvl w:val="0"/>
          <w:numId w:val="10"/>
        </w:numPr>
        <w:rPr>
          <w:rStyle w:val="Strong"/>
          <w:b w:val="0"/>
        </w:rPr>
      </w:pPr>
      <w:r>
        <w:rPr>
          <w:rStyle w:val="Strong"/>
          <w:b w:val="0"/>
        </w:rPr>
        <w:t>depression/elevation and azimuthal angle at the source,</w:t>
      </w:r>
    </w:p>
    <w:p w14:paraId="3EE96249" w14:textId="77777777" w:rsidR="00B9092B" w:rsidRDefault="00B9092B" w:rsidP="00B9092B">
      <w:pPr>
        <w:pStyle w:val="ListParagraph"/>
        <w:numPr>
          <w:ilvl w:val="0"/>
          <w:numId w:val="10"/>
        </w:numPr>
        <w:rPr>
          <w:rStyle w:val="Strong"/>
          <w:b w:val="0"/>
        </w:rPr>
      </w:pPr>
      <w:r>
        <w:rPr>
          <w:rStyle w:val="Strong"/>
          <w:b w:val="0"/>
        </w:rPr>
        <w:t>depression/elevation and azimuthal angle at the receiver.</w:t>
      </w:r>
    </w:p>
    <w:p w14:paraId="1A6C5B12" w14:textId="77777777" w:rsidR="00BF6F9B" w:rsidRPr="00BF6F9B" w:rsidRDefault="00BF6F9B" w:rsidP="00BF6F9B">
      <w:pPr>
        <w:rPr>
          <w:rStyle w:val="Strong"/>
          <w:b w:val="0"/>
        </w:rPr>
      </w:pPr>
      <w:r>
        <w:rPr>
          <w:rStyle w:val="Strong"/>
          <w:b w:val="0"/>
        </w:rPr>
        <w:t>Eigenrays from either the source or receiver can be used to update the fathometer</w:t>
      </w:r>
      <w:r w:rsidR="00B80865">
        <w:rPr>
          <w:rStyle w:val="Strong"/>
          <w:b w:val="0"/>
        </w:rPr>
        <w:t xml:space="preserve"> return</w:t>
      </w:r>
      <w:r>
        <w:rPr>
          <w:rStyle w:val="Strong"/>
          <w:b w:val="0"/>
        </w:rPr>
        <w:t xml:space="preserve">s for a given </w:t>
      </w:r>
      <w:proofErr w:type="spellStart"/>
      <w:r w:rsidRPr="00BF6F9B">
        <w:rPr>
          <w:rStyle w:val="IntenseEmphasis"/>
        </w:rPr>
        <w:t>sensor_pair</w:t>
      </w:r>
      <w:proofErr w:type="spellEnd"/>
      <w:r>
        <w:rPr>
          <w:rStyle w:val="Strong"/>
          <w:b w:val="0"/>
        </w:rPr>
        <w:t xml:space="preserve">.  However, when the receiver eigenrays are used, the </w:t>
      </w:r>
      <w:proofErr w:type="spellStart"/>
      <w:r w:rsidRPr="00BF6F9B">
        <w:rPr>
          <w:rStyle w:val="IntenseEmphasis"/>
        </w:rPr>
        <w:t>sensor_pair</w:t>
      </w:r>
      <w:proofErr w:type="spellEnd"/>
      <w:r>
        <w:rPr>
          <w:rStyle w:val="Strong"/>
          <w:b w:val="0"/>
        </w:rPr>
        <w:t xml:space="preserve"> must swap the roles used to define depression/elevation and azimuthal angles.</w:t>
      </w:r>
    </w:p>
    <w:p w14:paraId="49EE7F21" w14:textId="77777777" w:rsidR="009B2697" w:rsidRDefault="0071762C" w:rsidP="00D72AAD">
      <w:pPr>
        <w:jc w:val="center"/>
      </w:pPr>
      <w:r>
        <w:rPr>
          <w:noProof/>
        </w:rPr>
        <w:drawing>
          <wp:inline distT="0" distB="0" distL="0" distR="0" wp14:anchorId="068C5989" wp14:editId="5153878E">
            <wp:extent cx="5943600" cy="4592671"/>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592671"/>
                    </a:xfrm>
                    <a:prstGeom prst="rect">
                      <a:avLst/>
                    </a:prstGeom>
                    <a:noFill/>
                    <a:ln>
                      <a:solidFill>
                        <a:schemeClr val="tx1"/>
                      </a:solidFill>
                    </a:ln>
                  </pic:spPr>
                </pic:pic>
              </a:graphicData>
            </a:graphic>
          </wp:inline>
        </w:drawing>
      </w:r>
    </w:p>
    <w:p w14:paraId="5D8FFAAA" w14:textId="75108D31" w:rsidR="00D72AAD" w:rsidRDefault="00D72AAD" w:rsidP="00D72AAD">
      <w:pPr>
        <w:pStyle w:val="Caption"/>
        <w:jc w:val="center"/>
      </w:pPr>
      <w:bookmarkStart w:id="68" w:name="_Ref412547665"/>
      <w:bookmarkStart w:id="69" w:name="_Toc416777708"/>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4B08A1">
        <w:rPr>
          <w:noProof/>
        </w:rPr>
        <w:t>17</w:t>
      </w:r>
      <w:r w:rsidR="0045421D">
        <w:rPr>
          <w:noProof/>
        </w:rPr>
        <w:fldChar w:fldCharType="end"/>
      </w:r>
      <w:bookmarkEnd w:id="68"/>
      <w:r>
        <w:t xml:space="preserve"> – </w:t>
      </w:r>
      <w:r w:rsidR="00B9092B">
        <w:t>Compute fathometer returns sequence</w:t>
      </w:r>
      <w:bookmarkEnd w:id="69"/>
    </w:p>
    <w:p w14:paraId="77903840" w14:textId="48FDD6E4" w:rsidR="00020A6A" w:rsidRDefault="00BC0549" w:rsidP="00BC0549">
      <w:r>
        <w:t xml:space="preserve">The typical sequence of events for generating fathometer eigenrays for a specific sensor is illustrated in </w:t>
      </w:r>
      <w:r>
        <w:fldChar w:fldCharType="begin"/>
      </w:r>
      <w:r>
        <w:instrText xml:space="preserve"> REF _Ref412547665 \h </w:instrText>
      </w:r>
      <w:r>
        <w:fldChar w:fldCharType="separate"/>
      </w:r>
      <w:r w:rsidR="004B08A1">
        <w:t xml:space="preserve">Figure </w:t>
      </w:r>
      <w:r w:rsidR="004B08A1">
        <w:rPr>
          <w:noProof/>
        </w:rPr>
        <w:t>17</w:t>
      </w:r>
      <w:r>
        <w:fldChar w:fldCharType="end"/>
      </w:r>
      <w:r>
        <w:t xml:space="preserve">. </w:t>
      </w:r>
      <w:r w:rsidR="00020A6A">
        <w:t xml:space="preserve">This process happens in parallel to the computation of </w:t>
      </w:r>
      <w:proofErr w:type="spellStart"/>
      <w:r w:rsidR="00020A6A" w:rsidRPr="000F3652">
        <w:rPr>
          <w:b/>
          <w:i/>
          <w:color w:val="4F81BD" w:themeColor="accent1"/>
        </w:rPr>
        <w:t>eigenverb</w:t>
      </w:r>
      <w:r w:rsidR="00020A6A">
        <w:rPr>
          <w:b/>
          <w:i/>
          <w:color w:val="4F81BD" w:themeColor="accent1"/>
        </w:rPr>
        <w:t>s</w:t>
      </w:r>
      <w:proofErr w:type="spellEnd"/>
      <w:r w:rsidR="00020A6A">
        <w:t xml:space="preserve"> shown in </w:t>
      </w:r>
      <w:r w:rsidR="00020A6A">
        <w:fldChar w:fldCharType="begin"/>
      </w:r>
      <w:r w:rsidR="00020A6A">
        <w:instrText xml:space="preserve"> REF _Ref412315803 \h </w:instrText>
      </w:r>
      <w:r w:rsidR="00020A6A">
        <w:fldChar w:fldCharType="separate"/>
      </w:r>
      <w:r w:rsidR="004B08A1">
        <w:t xml:space="preserve">Figure </w:t>
      </w:r>
      <w:r w:rsidR="004B08A1">
        <w:rPr>
          <w:noProof/>
        </w:rPr>
        <w:t>14</w:t>
      </w:r>
      <w:r w:rsidR="00020A6A">
        <w:fldChar w:fldCharType="end"/>
      </w:r>
      <w:r w:rsidR="00020A6A">
        <w:t>, and the steps are almost identical.  But</w:t>
      </w:r>
      <w:r w:rsidR="007B2BDD">
        <w:t>,</w:t>
      </w:r>
      <w:r w:rsidR="00020A6A">
        <w:t xml:space="preserve"> instead of calculating </w:t>
      </w:r>
      <w:proofErr w:type="spellStart"/>
      <w:r w:rsidR="00020A6A" w:rsidRPr="00020A6A">
        <w:rPr>
          <w:rStyle w:val="IntenseEmphasis"/>
        </w:rPr>
        <w:t>eigenverbs</w:t>
      </w:r>
      <w:proofErr w:type="spellEnd"/>
      <w:r w:rsidR="00020A6A">
        <w:t xml:space="preserve">, this process calculates </w:t>
      </w:r>
      <w:r w:rsidR="00020A6A" w:rsidRPr="00020A6A">
        <w:rPr>
          <w:rStyle w:val="IntenseEmphasis"/>
        </w:rPr>
        <w:t>eigenrays</w:t>
      </w:r>
      <w:r w:rsidR="00020A6A">
        <w:t xml:space="preserve">, and then uses these </w:t>
      </w:r>
      <w:r w:rsidR="00020A6A" w:rsidRPr="00020A6A">
        <w:rPr>
          <w:rStyle w:val="IntenseEmphasis"/>
        </w:rPr>
        <w:t>eigenrays</w:t>
      </w:r>
      <w:r w:rsidR="00020A6A">
        <w:t xml:space="preserve"> to update the fathometer results for each </w:t>
      </w:r>
      <w:proofErr w:type="spellStart"/>
      <w:r w:rsidR="00020A6A" w:rsidRPr="00020A6A">
        <w:rPr>
          <w:rStyle w:val="IntenseEmphasis"/>
        </w:rPr>
        <w:t>sensor_pair</w:t>
      </w:r>
      <w:proofErr w:type="spellEnd"/>
      <w:r w:rsidR="00020A6A">
        <w:t>.</w:t>
      </w:r>
      <w:r w:rsidR="00BF6F9B">
        <w:t xml:space="preserve">  </w:t>
      </w:r>
      <w:r w:rsidR="002510B1">
        <w:t xml:space="preserve"> Only steps </w:t>
      </w:r>
      <w:r w:rsidR="00326D22">
        <w:t xml:space="preserve">1.1, </w:t>
      </w:r>
      <w:r w:rsidR="002510B1">
        <w:t>1.</w:t>
      </w:r>
      <w:r w:rsidR="00326D22">
        <w:t>3</w:t>
      </w:r>
      <w:r w:rsidR="002510B1">
        <w:t>, 1.</w:t>
      </w:r>
      <w:r w:rsidR="00326D22">
        <w:t>4</w:t>
      </w:r>
      <w:r w:rsidR="002510B1">
        <w:t>, 1.</w:t>
      </w:r>
      <w:r w:rsidR="00326D22">
        <w:t>7, 1.8, and</w:t>
      </w:r>
      <w:r w:rsidR="004C7C97">
        <w:t xml:space="preserve"> 1.</w:t>
      </w:r>
      <w:r w:rsidR="00326D22">
        <w:t>9</w:t>
      </w:r>
      <w:r w:rsidR="004C7C97">
        <w:t xml:space="preserve"> are unique to this sequence, all others are </w:t>
      </w:r>
      <w:r w:rsidR="00326D22">
        <w:t xml:space="preserve">part of the </w:t>
      </w:r>
      <w:proofErr w:type="spellStart"/>
      <w:r w:rsidR="006D1C15">
        <w:t>eigenverb</w:t>
      </w:r>
      <w:proofErr w:type="spellEnd"/>
      <w:r w:rsidR="00326D22">
        <w:t xml:space="preserve"> process shown </w:t>
      </w:r>
      <w:r w:rsidR="004C7C97">
        <w:t xml:space="preserve">in </w:t>
      </w:r>
      <w:r w:rsidR="004C7C97">
        <w:fldChar w:fldCharType="begin"/>
      </w:r>
      <w:r w:rsidR="004C7C97">
        <w:instrText xml:space="preserve"> REF _Ref412315803 \h </w:instrText>
      </w:r>
      <w:r w:rsidR="004C7C97">
        <w:fldChar w:fldCharType="separate"/>
      </w:r>
      <w:r w:rsidR="004B08A1">
        <w:t xml:space="preserve">Figure </w:t>
      </w:r>
      <w:r w:rsidR="004B08A1">
        <w:rPr>
          <w:noProof/>
        </w:rPr>
        <w:t>14</w:t>
      </w:r>
      <w:r w:rsidR="004C7C97">
        <w:fldChar w:fldCharType="end"/>
      </w:r>
      <w:r w:rsidR="004C7C97">
        <w:t>.</w:t>
      </w:r>
    </w:p>
    <w:p w14:paraId="72CAF00D" w14:textId="77777777" w:rsidR="00BF6F9B" w:rsidRPr="00903408" w:rsidRDefault="00BF6F9B" w:rsidP="00BF6F9B">
      <w:pPr>
        <w:pStyle w:val="ListParagraph"/>
        <w:numPr>
          <w:ilvl w:val="0"/>
          <w:numId w:val="22"/>
        </w:numPr>
      </w:pPr>
      <w:r w:rsidRPr="00903408">
        <w:lastRenderedPageBreak/>
        <w:t xml:space="preserve">A new </w:t>
      </w:r>
      <w:proofErr w:type="spellStart"/>
      <w:r w:rsidRPr="002510B1">
        <w:rPr>
          <w:rStyle w:val="IntenseEmphasis"/>
        </w:rPr>
        <w:t>thread_task</w:t>
      </w:r>
      <w:proofErr w:type="spellEnd"/>
      <w:r w:rsidRPr="00903408">
        <w:t xml:space="preserve"> is launched to propagate a WaveQ3D </w:t>
      </w:r>
      <w:proofErr w:type="spellStart"/>
      <w:r w:rsidRPr="00903408">
        <w:t>wavefront</w:t>
      </w:r>
      <w:proofErr w:type="spellEnd"/>
      <w:r w:rsidRPr="00903408">
        <w:t xml:space="preserve"> through the ocean environment. This initialization passes a </w:t>
      </w:r>
      <w:proofErr w:type="spellStart"/>
      <w:r w:rsidR="00C37C85" w:rsidRPr="00C37C85">
        <w:rPr>
          <w:rStyle w:val="IntenseEmphasis"/>
        </w:rPr>
        <w:t>sensor_model</w:t>
      </w:r>
      <w:proofErr w:type="spellEnd"/>
      <w:r w:rsidRPr="00903408">
        <w:t xml:space="preserve"> reference to the </w:t>
      </w:r>
      <w:proofErr w:type="spellStart"/>
      <w:r w:rsidRPr="002510B1">
        <w:rPr>
          <w:rStyle w:val="IntenseEmphasis"/>
        </w:rPr>
        <w:t>wavefront_generator</w:t>
      </w:r>
      <w:proofErr w:type="spellEnd"/>
      <w:r w:rsidRPr="00903408">
        <w:t xml:space="preserve">.  If an existing </w:t>
      </w:r>
      <w:proofErr w:type="spellStart"/>
      <w:r w:rsidRPr="002510B1">
        <w:rPr>
          <w:rStyle w:val="IntenseEmphasis"/>
        </w:rPr>
        <w:t>thread_task</w:t>
      </w:r>
      <w:proofErr w:type="spellEnd"/>
      <w:r w:rsidRPr="00903408">
        <w:t xml:space="preserve"> is running for this </w:t>
      </w:r>
      <w:proofErr w:type="spellStart"/>
      <w:r w:rsidR="00C37C85" w:rsidRPr="00C37C85">
        <w:rPr>
          <w:rStyle w:val="IntenseEmphasis"/>
        </w:rPr>
        <w:t>sensor_model</w:t>
      </w:r>
      <w:proofErr w:type="spellEnd"/>
      <w:r w:rsidRPr="00903408">
        <w:t xml:space="preserve">, that task is aborted before the new </w:t>
      </w:r>
      <w:proofErr w:type="spellStart"/>
      <w:r w:rsidRPr="002510B1">
        <w:rPr>
          <w:rStyle w:val="IntenseEmphasis"/>
        </w:rPr>
        <w:t>thread_task</w:t>
      </w:r>
      <w:proofErr w:type="spellEnd"/>
      <w:r w:rsidRPr="00903408">
        <w:t xml:space="preserve"> is created.</w:t>
      </w:r>
    </w:p>
    <w:p w14:paraId="6E6805DA" w14:textId="77777777" w:rsidR="00326D22" w:rsidRDefault="00F2764E" w:rsidP="00BF6F9B">
      <w:pPr>
        <w:pStyle w:val="ListParagraph"/>
        <w:numPr>
          <w:ilvl w:val="1"/>
          <w:numId w:val="22"/>
        </w:numPr>
      </w:pPr>
      <w:r>
        <w:t xml:space="preserve">The </w:t>
      </w:r>
      <w:proofErr w:type="spellStart"/>
      <w:r w:rsidRPr="00326D22">
        <w:rPr>
          <w:rStyle w:val="IntenseEmphasis"/>
        </w:rPr>
        <w:t>sensor_listeners</w:t>
      </w:r>
      <w:proofErr w:type="spellEnd"/>
      <w:r>
        <w:t xml:space="preserve"> are queried for the list of targets used in the fathometer return calculation.  </w:t>
      </w:r>
      <w:r w:rsidR="00326D22">
        <w:t>For sources, this is the list of receivers, and vice versa.</w:t>
      </w:r>
    </w:p>
    <w:p w14:paraId="27B56206" w14:textId="77777777" w:rsidR="00020A6A" w:rsidRDefault="00020A6A" w:rsidP="00020A6A">
      <w:pPr>
        <w:pStyle w:val="ListParagraph"/>
        <w:numPr>
          <w:ilvl w:val="1"/>
          <w:numId w:val="22"/>
        </w:numPr>
      </w:pPr>
      <w:r>
        <w:t xml:space="preserve">An </w:t>
      </w:r>
      <w:proofErr w:type="spellStart"/>
      <w:r w:rsidR="00A62CE4">
        <w:rPr>
          <w:b/>
          <w:i/>
          <w:color w:val="4F81BD" w:themeColor="accent1"/>
        </w:rPr>
        <w:t>eigenray_collection</w:t>
      </w:r>
      <w:proofErr w:type="spellEnd"/>
      <w:r w:rsidRPr="00A62CE4">
        <w:rPr>
          <w:b/>
          <w:i/>
          <w:color w:val="4F81BD" w:themeColor="accent1"/>
        </w:rPr>
        <w:t xml:space="preserve"> </w:t>
      </w:r>
      <w:r w:rsidRPr="00020A6A">
        <w:t>object</w:t>
      </w:r>
      <w:r w:rsidRPr="00A62CE4">
        <w:rPr>
          <w:b/>
          <w:i/>
          <w:color w:val="4F81BD" w:themeColor="accent1"/>
        </w:rPr>
        <w:t xml:space="preserve"> </w:t>
      </w:r>
      <w:r>
        <w:t xml:space="preserve">is created to store the </w:t>
      </w:r>
      <w:r w:rsidRPr="00A62CE4">
        <w:rPr>
          <w:b/>
          <w:i/>
          <w:color w:val="4F81BD" w:themeColor="accent1"/>
        </w:rPr>
        <w:t>eigenrays</w:t>
      </w:r>
      <w:r>
        <w:t xml:space="preserve"> created by the </w:t>
      </w:r>
      <w:proofErr w:type="spellStart"/>
      <w:r w:rsidRPr="00A62CE4">
        <w:rPr>
          <w:b/>
          <w:i/>
          <w:color w:val="4F81BD" w:themeColor="accent1"/>
        </w:rPr>
        <w:t>wave_queue</w:t>
      </w:r>
      <w:proofErr w:type="spellEnd"/>
      <w:r>
        <w:t xml:space="preserve">.  </w:t>
      </w:r>
    </w:p>
    <w:p w14:paraId="747E5452" w14:textId="77777777" w:rsidR="0074072D" w:rsidRPr="00903408" w:rsidRDefault="0074072D" w:rsidP="0074072D">
      <w:pPr>
        <w:pStyle w:val="ListParagraph"/>
        <w:numPr>
          <w:ilvl w:val="1"/>
          <w:numId w:val="22"/>
        </w:numPr>
      </w:pPr>
      <w:r w:rsidRPr="00903408">
        <w:t xml:space="preserve">Data from the </w:t>
      </w:r>
      <w:proofErr w:type="spellStart"/>
      <w:r w:rsidRPr="00C37C85">
        <w:rPr>
          <w:rStyle w:val="IntenseEmphasis"/>
        </w:rPr>
        <w:t>sensor_model</w:t>
      </w:r>
      <w:proofErr w:type="spellEnd"/>
      <w:r w:rsidRPr="002510B1">
        <w:rPr>
          <w:rStyle w:val="IntenseEmphasis"/>
        </w:rPr>
        <w:t xml:space="preserve"> </w:t>
      </w:r>
      <w:r w:rsidRPr="00903408">
        <w:t xml:space="preserve">and the </w:t>
      </w:r>
      <w:proofErr w:type="spellStart"/>
      <w:r w:rsidRPr="002510B1">
        <w:rPr>
          <w:rStyle w:val="IntenseEmphasis"/>
        </w:rPr>
        <w:t>ocean_shared</w:t>
      </w:r>
      <w:proofErr w:type="spellEnd"/>
      <w:r w:rsidRPr="00903408">
        <w:t xml:space="preserve"> singleton is used to initialize the WaveQ3D </w:t>
      </w:r>
      <w:proofErr w:type="spellStart"/>
      <w:r w:rsidRPr="002510B1">
        <w:rPr>
          <w:rStyle w:val="IntenseEmphasis"/>
        </w:rPr>
        <w:t>wave_queue</w:t>
      </w:r>
      <w:proofErr w:type="spellEnd"/>
      <w:r w:rsidRPr="00903408">
        <w:t>.</w:t>
      </w:r>
    </w:p>
    <w:p w14:paraId="2D75CD52" w14:textId="77777777" w:rsidR="00020A6A" w:rsidRDefault="00020A6A" w:rsidP="00020A6A">
      <w:pPr>
        <w:pStyle w:val="ListParagraph"/>
        <w:numPr>
          <w:ilvl w:val="1"/>
          <w:numId w:val="22"/>
        </w:numPr>
      </w:pPr>
      <w:r>
        <w:t xml:space="preserve">The </w:t>
      </w:r>
      <w:proofErr w:type="spellStart"/>
      <w:r w:rsidR="00A62CE4">
        <w:rPr>
          <w:b/>
          <w:i/>
          <w:color w:val="4F81BD" w:themeColor="accent1"/>
        </w:rPr>
        <w:t>eigenray_collection</w:t>
      </w:r>
      <w:proofErr w:type="spellEnd"/>
      <w:r w:rsidR="00A641FA" w:rsidRPr="00BF6F9B">
        <w:rPr>
          <w:b/>
          <w:i/>
          <w:color w:val="4F81BD" w:themeColor="accent1"/>
        </w:rPr>
        <w:t xml:space="preserve"> </w:t>
      </w:r>
      <w:r w:rsidR="00A641FA" w:rsidRPr="00020A6A">
        <w:t>object</w:t>
      </w:r>
      <w:r w:rsidR="00A641FA">
        <w:t xml:space="preserve"> </w:t>
      </w:r>
      <w:r>
        <w:t xml:space="preserve">is registered as an </w:t>
      </w:r>
      <w:r w:rsidRPr="00BF6F9B">
        <w:rPr>
          <w:b/>
          <w:i/>
          <w:color w:val="4F81BD" w:themeColor="accent1"/>
        </w:rPr>
        <w:t>eigenrays</w:t>
      </w:r>
      <w:r w:rsidR="00BF6F9B">
        <w:t xml:space="preserve"> callback listener</w:t>
      </w:r>
      <w:r w:rsidR="00BF6F9B" w:rsidRPr="00BF6F9B">
        <w:t xml:space="preserve"> </w:t>
      </w:r>
      <w:r w:rsidR="00BF6F9B">
        <w:t xml:space="preserve">on the </w:t>
      </w:r>
      <w:proofErr w:type="spellStart"/>
      <w:r w:rsidR="00BF6F9B" w:rsidRPr="00BF6F9B">
        <w:rPr>
          <w:b/>
          <w:i/>
          <w:color w:val="4F81BD" w:themeColor="accent1"/>
        </w:rPr>
        <w:t>wave_queue</w:t>
      </w:r>
      <w:proofErr w:type="spellEnd"/>
      <w:r w:rsidR="00BF6F9B">
        <w:t xml:space="preserve">.  </w:t>
      </w:r>
    </w:p>
    <w:p w14:paraId="1B527C43" w14:textId="77777777" w:rsidR="00BF6F9B" w:rsidRPr="00903408" w:rsidRDefault="00BF6F9B" w:rsidP="00BF6F9B">
      <w:pPr>
        <w:pStyle w:val="ListParagraph"/>
        <w:numPr>
          <w:ilvl w:val="1"/>
          <w:numId w:val="22"/>
        </w:numPr>
      </w:pPr>
      <w:r w:rsidRPr="00903408">
        <w:t xml:space="preserve">The </w:t>
      </w:r>
      <w:proofErr w:type="spellStart"/>
      <w:r w:rsidRPr="002510B1">
        <w:rPr>
          <w:rStyle w:val="IntenseEmphasis"/>
        </w:rPr>
        <w:t>wave_generator</w:t>
      </w:r>
      <w:proofErr w:type="spellEnd"/>
      <w:r w:rsidRPr="00903408">
        <w:t xml:space="preserve"> loops through a series of time steps until propagation reaches its maximum time.  This task is terminated if the </w:t>
      </w:r>
      <w:r w:rsidRPr="002510B1">
        <w:rPr>
          <w:rStyle w:val="IntenseEmphasis"/>
        </w:rPr>
        <w:t>_abort</w:t>
      </w:r>
      <w:r w:rsidRPr="00903408">
        <w:t xml:space="preserve"> flag is set to </w:t>
      </w:r>
      <w:r w:rsidRPr="006D1C15">
        <w:rPr>
          <w:rStyle w:val="IntenseEmphasis"/>
        </w:rPr>
        <w:t>true</w:t>
      </w:r>
      <w:r w:rsidRPr="00903408">
        <w:t>.</w:t>
      </w:r>
    </w:p>
    <w:p w14:paraId="4675D607" w14:textId="77777777" w:rsidR="00BF6F9B" w:rsidRPr="00903408" w:rsidRDefault="00BF6F9B" w:rsidP="00BF6F9B">
      <w:pPr>
        <w:pStyle w:val="ListParagraph"/>
        <w:numPr>
          <w:ilvl w:val="1"/>
          <w:numId w:val="22"/>
        </w:numPr>
      </w:pPr>
      <w:r w:rsidRPr="00903408">
        <w:t xml:space="preserve">The </w:t>
      </w:r>
      <w:proofErr w:type="spellStart"/>
      <w:r w:rsidRPr="002510B1">
        <w:rPr>
          <w:rStyle w:val="IntenseEmphasis"/>
        </w:rPr>
        <w:t>wave_generator</w:t>
      </w:r>
      <w:proofErr w:type="spellEnd"/>
      <w:r w:rsidRPr="00903408">
        <w:t xml:space="preserve"> repeatedly calls the </w:t>
      </w:r>
      <w:proofErr w:type="gramStart"/>
      <w:r w:rsidRPr="002510B1">
        <w:rPr>
          <w:rStyle w:val="IntenseEmphasis"/>
        </w:rPr>
        <w:t>step(</w:t>
      </w:r>
      <w:proofErr w:type="gramEnd"/>
      <w:r w:rsidRPr="002510B1">
        <w:rPr>
          <w:rStyle w:val="IntenseEmphasis"/>
        </w:rPr>
        <w:t>)</w:t>
      </w:r>
      <w:r w:rsidRPr="00903408">
        <w:t xml:space="preserve"> function to execute the WaveQ3D propagation model.</w:t>
      </w:r>
    </w:p>
    <w:p w14:paraId="31A0B385" w14:textId="77777777" w:rsidR="00020A6A" w:rsidRDefault="00A641FA" w:rsidP="00020A6A">
      <w:pPr>
        <w:pStyle w:val="ListParagraph"/>
        <w:numPr>
          <w:ilvl w:val="1"/>
          <w:numId w:val="22"/>
        </w:numPr>
      </w:pPr>
      <w:r>
        <w:rPr>
          <w:b/>
          <w:i/>
          <w:color w:val="4F81BD" w:themeColor="accent1"/>
        </w:rPr>
        <w:t>Eigenrays</w:t>
      </w:r>
      <w:r>
        <w:t xml:space="preserve"> </w:t>
      </w:r>
      <w:r w:rsidR="00020A6A">
        <w:t xml:space="preserve">are asynchronously passed to the </w:t>
      </w:r>
      <w:proofErr w:type="spellStart"/>
      <w:r w:rsidR="00A62CE4">
        <w:rPr>
          <w:b/>
          <w:i/>
          <w:color w:val="4F81BD" w:themeColor="accent1"/>
        </w:rPr>
        <w:t>eigenray_collection</w:t>
      </w:r>
      <w:proofErr w:type="spellEnd"/>
      <w:r>
        <w:rPr>
          <w:b/>
          <w:i/>
          <w:color w:val="4F81BD" w:themeColor="accent1"/>
        </w:rPr>
        <w:t xml:space="preserve"> </w:t>
      </w:r>
      <w:r w:rsidRPr="00020A6A">
        <w:t>object</w:t>
      </w:r>
      <w:r>
        <w:t xml:space="preserve"> </w:t>
      </w:r>
      <w:r w:rsidR="00020A6A">
        <w:t>as they are generated.</w:t>
      </w:r>
    </w:p>
    <w:p w14:paraId="7D13BB25" w14:textId="77777777" w:rsidR="00276C67" w:rsidRDefault="00020A6A" w:rsidP="00276C67">
      <w:pPr>
        <w:pStyle w:val="ListParagraph"/>
        <w:numPr>
          <w:ilvl w:val="1"/>
          <w:numId w:val="22"/>
        </w:numPr>
      </w:pPr>
      <w:r>
        <w:t xml:space="preserve">When the thread is complete, it returns </w:t>
      </w:r>
      <w:r w:rsidR="00A641FA">
        <w:t>a</w:t>
      </w:r>
      <w:r w:rsidR="005B34B5">
        <w:t>n</w:t>
      </w:r>
      <w:r w:rsidR="00A641FA">
        <w:t xml:space="preserve"> </w:t>
      </w:r>
      <w:proofErr w:type="spellStart"/>
      <w:r w:rsidR="00A62CE4">
        <w:rPr>
          <w:b/>
          <w:i/>
          <w:color w:val="4F81BD" w:themeColor="accent1"/>
        </w:rPr>
        <w:t>eigenray_collection</w:t>
      </w:r>
      <w:proofErr w:type="spellEnd"/>
      <w:r w:rsidR="00A641FA" w:rsidRPr="002510B1">
        <w:rPr>
          <w:b/>
          <w:i/>
          <w:color w:val="4F81BD" w:themeColor="accent1"/>
        </w:rPr>
        <w:t xml:space="preserve"> </w:t>
      </w:r>
      <w:r>
        <w:t xml:space="preserve">reference back to the </w:t>
      </w:r>
      <w:proofErr w:type="spellStart"/>
      <w:r w:rsidR="00C37C85" w:rsidRPr="00C37C85">
        <w:rPr>
          <w:rStyle w:val="IntenseEmphasis"/>
        </w:rPr>
        <w:t>sensor_model</w:t>
      </w:r>
      <w:proofErr w:type="spellEnd"/>
      <w:r>
        <w:t xml:space="preserve">.  </w:t>
      </w:r>
      <w:r w:rsidR="00276C67" w:rsidRPr="00A62CE4">
        <w:t xml:space="preserve">The </w:t>
      </w:r>
      <w:proofErr w:type="spellStart"/>
      <w:r w:rsidR="00276C67" w:rsidRPr="00A62CE4">
        <w:rPr>
          <w:rStyle w:val="IntenseEmphasis"/>
        </w:rPr>
        <w:t>eigenray_collection</w:t>
      </w:r>
      <w:proofErr w:type="spellEnd"/>
      <w:r w:rsidR="00276C67" w:rsidRPr="00A62CE4">
        <w:t xml:space="preserve"> </w:t>
      </w:r>
      <w:r w:rsidR="00276C67">
        <w:t xml:space="preserve">at this point </w:t>
      </w:r>
      <w:r w:rsidR="00276C67" w:rsidRPr="00A62CE4">
        <w:t xml:space="preserve">is stored </w:t>
      </w:r>
      <w:r w:rsidR="00276C67">
        <w:t xml:space="preserve">as </w:t>
      </w:r>
      <w:r w:rsidR="00276C67" w:rsidRPr="00A62CE4">
        <w:t xml:space="preserve">a shared pointer that manages its own memory.  This allows new instances of </w:t>
      </w:r>
      <w:proofErr w:type="spellStart"/>
      <w:r w:rsidR="00276C67" w:rsidRPr="00A62CE4">
        <w:rPr>
          <w:rStyle w:val="IntenseEmphasis"/>
        </w:rPr>
        <w:t>eigenray_collection</w:t>
      </w:r>
      <w:proofErr w:type="spellEnd"/>
      <w:r w:rsidR="00276C67" w:rsidRPr="00A62CE4">
        <w:t xml:space="preserve"> to be created while other components are still using the old reference.</w:t>
      </w:r>
    </w:p>
    <w:p w14:paraId="78FF85BB" w14:textId="77777777" w:rsidR="002E61B7" w:rsidRDefault="00020A6A" w:rsidP="002E61B7">
      <w:pPr>
        <w:pStyle w:val="ListParagraph"/>
        <w:numPr>
          <w:ilvl w:val="1"/>
          <w:numId w:val="22"/>
        </w:numPr>
      </w:pPr>
      <w:r>
        <w:t xml:space="preserve">The </w:t>
      </w:r>
      <w:proofErr w:type="spellStart"/>
      <w:r w:rsidR="00C37C85" w:rsidRPr="00C37C85">
        <w:rPr>
          <w:rStyle w:val="IntenseEmphasis"/>
        </w:rPr>
        <w:t>sensor_model</w:t>
      </w:r>
      <w:proofErr w:type="spellEnd"/>
      <w:r>
        <w:t xml:space="preserve"> forwards </w:t>
      </w:r>
      <w:r w:rsidR="00225998">
        <w:t xml:space="preserve">an </w:t>
      </w:r>
      <w:proofErr w:type="spellStart"/>
      <w:r w:rsidR="00A62CE4">
        <w:rPr>
          <w:b/>
          <w:i/>
          <w:color w:val="4F81BD" w:themeColor="accent1"/>
        </w:rPr>
        <w:t>eigenray_</w:t>
      </w:r>
      <w:r w:rsidR="006C1D25">
        <w:rPr>
          <w:b/>
          <w:i/>
          <w:color w:val="4F81BD" w:themeColor="accent1"/>
        </w:rPr>
        <w:t>list</w:t>
      </w:r>
      <w:proofErr w:type="spellEnd"/>
      <w:r w:rsidR="00A641FA" w:rsidRPr="00716E68">
        <w:rPr>
          <w:b/>
          <w:i/>
          <w:color w:val="4F81BD" w:themeColor="accent1"/>
        </w:rPr>
        <w:t xml:space="preserve"> </w:t>
      </w:r>
      <w:r>
        <w:t xml:space="preserve">to all of the </w:t>
      </w:r>
      <w:proofErr w:type="spellStart"/>
      <w:r w:rsidRPr="00716E68">
        <w:rPr>
          <w:b/>
          <w:i/>
          <w:color w:val="4F81BD" w:themeColor="accent1"/>
        </w:rPr>
        <w:t>sensor_pair</w:t>
      </w:r>
      <w:proofErr w:type="spellEnd"/>
      <w:r>
        <w:t xml:space="preserve"> objects that include this </w:t>
      </w:r>
      <w:proofErr w:type="spellStart"/>
      <w:r w:rsidR="00C37C85" w:rsidRPr="00C37C85">
        <w:rPr>
          <w:rStyle w:val="IntenseEmphasis"/>
        </w:rPr>
        <w:t>sensor_model</w:t>
      </w:r>
      <w:proofErr w:type="spellEnd"/>
      <w:r>
        <w:t xml:space="preserve">.    </w:t>
      </w:r>
      <w:r w:rsidR="00716E68">
        <w:t xml:space="preserve">If the </w:t>
      </w:r>
      <w:proofErr w:type="spellStart"/>
      <w:r w:rsidR="00A62CE4">
        <w:rPr>
          <w:b/>
          <w:i/>
          <w:color w:val="4F81BD" w:themeColor="accent1"/>
        </w:rPr>
        <w:t>eigenray_</w:t>
      </w:r>
      <w:r w:rsidR="006C1D25">
        <w:rPr>
          <w:b/>
          <w:i/>
          <w:color w:val="4F81BD" w:themeColor="accent1"/>
        </w:rPr>
        <w:t>list</w:t>
      </w:r>
      <w:proofErr w:type="spellEnd"/>
      <w:r w:rsidR="00716E68" w:rsidRPr="00716E68">
        <w:rPr>
          <w:b/>
          <w:i/>
          <w:color w:val="4F81BD" w:themeColor="accent1"/>
        </w:rPr>
        <w:t xml:space="preserve"> </w:t>
      </w:r>
      <w:r w:rsidR="00716E68">
        <w:t xml:space="preserve">originates from a receiver, then the propagation direction is inverted before </w:t>
      </w:r>
      <w:r w:rsidR="00AF1BEB">
        <w:t>updating</w:t>
      </w:r>
      <w:r w:rsidR="00716E68">
        <w:t xml:space="preserve"> the fathometer data.</w:t>
      </w:r>
      <w:r w:rsidR="002E61B7">
        <w:t xml:space="preserve"> Also, when required the eigenray data is interpolated to the </w:t>
      </w:r>
      <w:proofErr w:type="gramStart"/>
      <w:r w:rsidR="002E61B7">
        <w:t>receivers</w:t>
      </w:r>
      <w:proofErr w:type="gramEnd"/>
      <w:r w:rsidR="002E61B7">
        <w:t xml:space="preserve"> frequencies, then packaged as </w:t>
      </w:r>
      <w:proofErr w:type="spellStart"/>
      <w:r w:rsidR="002E61B7" w:rsidRPr="002E61B7">
        <w:rPr>
          <w:b/>
          <w:i/>
          <w:color w:val="4F81BD" w:themeColor="accent1"/>
        </w:rPr>
        <w:t>fathometer_model</w:t>
      </w:r>
      <w:proofErr w:type="spellEnd"/>
      <w:r w:rsidR="002E61B7">
        <w:t xml:space="preserve"> data. </w:t>
      </w:r>
      <w:r w:rsidR="002E61B7" w:rsidRPr="00A62CE4">
        <w:t xml:space="preserve">The </w:t>
      </w:r>
      <w:proofErr w:type="spellStart"/>
      <w:r w:rsidR="002E61B7" w:rsidRPr="002E61B7">
        <w:rPr>
          <w:b/>
          <w:i/>
          <w:color w:val="4F81BD" w:themeColor="accent1"/>
        </w:rPr>
        <w:t>fathometer_</w:t>
      </w:r>
      <w:proofErr w:type="gramStart"/>
      <w:r w:rsidR="002E61B7" w:rsidRPr="002E61B7">
        <w:rPr>
          <w:b/>
          <w:i/>
          <w:color w:val="4F81BD" w:themeColor="accent1"/>
        </w:rPr>
        <w:t>model</w:t>
      </w:r>
      <w:r w:rsidR="00CF5E2E">
        <w:rPr>
          <w:b/>
          <w:i/>
          <w:color w:val="4F81BD" w:themeColor="accent1"/>
        </w:rPr>
        <w:t>’s</w:t>
      </w:r>
      <w:proofErr w:type="spellEnd"/>
      <w:proofErr w:type="gramEnd"/>
      <w:r w:rsidR="002E61B7">
        <w:t xml:space="preserve"> </w:t>
      </w:r>
      <w:r w:rsidR="00CF5E2E">
        <w:t>are</w:t>
      </w:r>
      <w:r w:rsidR="002E61B7" w:rsidRPr="00A62CE4">
        <w:t xml:space="preserve"> stored </w:t>
      </w:r>
      <w:r w:rsidR="002E61B7">
        <w:t xml:space="preserve">as </w:t>
      </w:r>
      <w:r w:rsidR="002E61B7" w:rsidRPr="00A62CE4">
        <w:t xml:space="preserve">a shared pointer that manages its own memory.  This allows new instances of </w:t>
      </w:r>
      <w:proofErr w:type="spellStart"/>
      <w:r w:rsidR="002E61B7" w:rsidRPr="002E61B7">
        <w:rPr>
          <w:b/>
          <w:i/>
          <w:color w:val="4F81BD" w:themeColor="accent1"/>
        </w:rPr>
        <w:t>fathometer_model</w:t>
      </w:r>
      <w:proofErr w:type="spellEnd"/>
      <w:r w:rsidR="002E61B7">
        <w:t xml:space="preserve"> </w:t>
      </w:r>
      <w:r w:rsidR="002E61B7" w:rsidRPr="00A62CE4">
        <w:t>to be created while other components are still using the old reference.</w:t>
      </w:r>
    </w:p>
    <w:p w14:paraId="7DBA4A8B" w14:textId="77777777" w:rsidR="00F27993" w:rsidRDefault="00F27993" w:rsidP="00F27993">
      <w:pPr>
        <w:pStyle w:val="Heading2"/>
      </w:pPr>
      <w:bookmarkStart w:id="70" w:name="_Ref414959674"/>
      <w:bookmarkStart w:id="71" w:name="_Toc416777686"/>
      <w:r>
        <w:t>Generate reverberation envelopes</w:t>
      </w:r>
      <w:bookmarkEnd w:id="70"/>
      <w:bookmarkEnd w:id="71"/>
    </w:p>
    <w:p w14:paraId="6ECAC130" w14:textId="77777777" w:rsidR="00792F13" w:rsidRDefault="00F27993" w:rsidP="00F27993">
      <w:r>
        <w:t xml:space="preserve">Each combination of a source and receiver </w:t>
      </w:r>
      <w:proofErr w:type="spellStart"/>
      <w:r w:rsidRPr="000F3652">
        <w:rPr>
          <w:b/>
          <w:i/>
          <w:color w:val="4F81BD" w:themeColor="accent1"/>
        </w:rPr>
        <w:t>eigenverbs</w:t>
      </w:r>
      <w:proofErr w:type="spellEnd"/>
      <w:r>
        <w:t xml:space="preserve"> generates a contribution to the reverberation envelope, using the algorithm defined in reference </w:t>
      </w:r>
      <w:sdt>
        <w:sdtPr>
          <w:id w:val="-64112928"/>
          <w:citation/>
        </w:sdtPr>
        <w:sdtEndPr/>
        <w:sdtContent>
          <w:r>
            <w:fldChar w:fldCharType="begin"/>
          </w:r>
          <w:r>
            <w:instrText xml:space="preserve"> CITATION Rei15 \l 1033 </w:instrText>
          </w:r>
          <w:r>
            <w:fldChar w:fldCharType="separate"/>
          </w:r>
          <w:r w:rsidR="00C92CD2" w:rsidRPr="00C92CD2">
            <w:rPr>
              <w:noProof/>
            </w:rPr>
            <w:t>[1]</w:t>
          </w:r>
          <w:r>
            <w:fldChar w:fldCharType="end"/>
          </w:r>
        </w:sdtContent>
      </w:sdt>
      <w:r>
        <w:t>.</w:t>
      </w:r>
      <w:r w:rsidR="00792F13">
        <w:t xml:space="preserve">  An overlap is computed between each receiver </w:t>
      </w:r>
      <w:proofErr w:type="spellStart"/>
      <w:r w:rsidR="00792F13" w:rsidRPr="000F3652">
        <w:rPr>
          <w:b/>
          <w:i/>
          <w:color w:val="4F81BD" w:themeColor="accent1"/>
        </w:rPr>
        <w:t>eigenverb</w:t>
      </w:r>
      <w:proofErr w:type="spellEnd"/>
      <w:r w:rsidR="00792F13">
        <w:t xml:space="preserve"> and all of the source </w:t>
      </w:r>
      <w:proofErr w:type="spellStart"/>
      <w:r w:rsidR="00792F13" w:rsidRPr="000F3652">
        <w:rPr>
          <w:rStyle w:val="IntenseQuoteChar"/>
        </w:rPr>
        <w:t>eigenverbs</w:t>
      </w:r>
      <w:proofErr w:type="spellEnd"/>
      <w:r w:rsidR="00792F13">
        <w:t xml:space="preserve"> in its vicinity.  This overlap creates a </w:t>
      </w:r>
      <w:r w:rsidR="00187923">
        <w:t xml:space="preserve">Gaussian </w:t>
      </w:r>
      <w:r w:rsidR="00792F13">
        <w:t xml:space="preserve">reverberation envelope contribution </w:t>
      </w:r>
      <w:r w:rsidR="003A5209">
        <w:t>in the time domain</w:t>
      </w:r>
      <w:r w:rsidR="00792F13">
        <w:t xml:space="preserve">.  The reverberation envelope contributions for each receiver azimuth are </w:t>
      </w:r>
      <w:r w:rsidR="003A5209">
        <w:t xml:space="preserve">incoherently </w:t>
      </w:r>
      <w:r w:rsidR="00792F13">
        <w:t>power summed.</w:t>
      </w:r>
    </w:p>
    <w:p w14:paraId="736230AA" w14:textId="77777777" w:rsidR="00411C1E" w:rsidRDefault="00411C1E" w:rsidP="00F27993">
      <w:r>
        <w:t xml:space="preserve">Beam patterns are applied to the </w:t>
      </w:r>
      <w:proofErr w:type="spellStart"/>
      <w:r w:rsidRPr="000F3652">
        <w:rPr>
          <w:rStyle w:val="IntenseQuoteChar"/>
        </w:rPr>
        <w:t>eigenverbs</w:t>
      </w:r>
      <w:proofErr w:type="spellEnd"/>
      <w:r>
        <w:t xml:space="preserve"> during envelope generation.  This allows a single pair of </w:t>
      </w:r>
      <w:proofErr w:type="spellStart"/>
      <w:r w:rsidRPr="000F3652">
        <w:rPr>
          <w:rStyle w:val="IntenseQuoteChar"/>
        </w:rPr>
        <w:t>eigenverbs</w:t>
      </w:r>
      <w:proofErr w:type="spellEnd"/>
      <w:r>
        <w:t xml:space="preserve"> to create separate envelopes for each receiver beam.  </w:t>
      </w:r>
      <w:proofErr w:type="spellStart"/>
      <w:r>
        <w:t>Eigenverbs</w:t>
      </w:r>
      <w:proofErr w:type="spellEnd"/>
      <w:r>
        <w:t xml:space="preserve"> and envelopes are computed as functions of frequency so that the pre-computed </w:t>
      </w:r>
      <w:r w:rsidR="00691733">
        <w:t xml:space="preserve">reverberation </w:t>
      </w:r>
      <w:r>
        <w:t>results can be applied to a variety of transmitted waveforms in the sonar training system.</w:t>
      </w:r>
    </w:p>
    <w:p w14:paraId="18F1EF0F" w14:textId="77777777" w:rsidR="00B37DC7" w:rsidRDefault="00BB53E9" w:rsidP="00716E68">
      <w:pPr>
        <w:keepNext/>
      </w:pPr>
      <w:r>
        <w:rPr>
          <w:noProof/>
        </w:rPr>
        <w:lastRenderedPageBreak/>
        <w:drawing>
          <wp:inline distT="0" distB="0" distL="0" distR="0" wp14:anchorId="0C842190" wp14:editId="44085606">
            <wp:extent cx="5943600" cy="3825534"/>
            <wp:effectExtent l="19050" t="19050" r="19050" b="2286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25534"/>
                    </a:xfrm>
                    <a:prstGeom prst="rect">
                      <a:avLst/>
                    </a:prstGeom>
                    <a:noFill/>
                    <a:ln>
                      <a:solidFill>
                        <a:schemeClr val="tx1"/>
                      </a:solidFill>
                    </a:ln>
                  </pic:spPr>
                </pic:pic>
              </a:graphicData>
            </a:graphic>
          </wp:inline>
        </w:drawing>
      </w:r>
    </w:p>
    <w:p w14:paraId="146CCB53" w14:textId="1541014A" w:rsidR="00B37DC7" w:rsidRDefault="00B37DC7" w:rsidP="00B37DC7">
      <w:pPr>
        <w:pStyle w:val="Caption"/>
        <w:jc w:val="center"/>
      </w:pPr>
      <w:bookmarkStart w:id="72" w:name="_Ref412316098"/>
      <w:bookmarkStart w:id="73" w:name="_Toc416777709"/>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4B08A1">
        <w:rPr>
          <w:noProof/>
        </w:rPr>
        <w:t>18</w:t>
      </w:r>
      <w:r w:rsidR="0045421D">
        <w:rPr>
          <w:noProof/>
        </w:rPr>
        <w:fldChar w:fldCharType="end"/>
      </w:r>
      <w:bookmarkEnd w:id="72"/>
      <w:r>
        <w:t xml:space="preserve"> – </w:t>
      </w:r>
      <w:r w:rsidR="00D546EE">
        <w:t>Generate reverberation envelopes sequence</w:t>
      </w:r>
      <w:bookmarkEnd w:id="73"/>
    </w:p>
    <w:p w14:paraId="2CC0DD76" w14:textId="6FD22AEA" w:rsidR="00B37DC7" w:rsidRPr="00147E9F" w:rsidRDefault="00B37DC7" w:rsidP="00B37DC7">
      <w:r>
        <w:t>The typical sequence of events for generating the reverberation</w:t>
      </w:r>
      <w:r w:rsidR="00516BF6">
        <w:t xml:space="preserve"> envelope for a specific </w:t>
      </w:r>
      <w:proofErr w:type="spellStart"/>
      <w:r w:rsidR="00516BF6" w:rsidRPr="00516BF6">
        <w:rPr>
          <w:b/>
          <w:i/>
          <w:color w:val="4F81BD" w:themeColor="accent1"/>
        </w:rPr>
        <w:t>sensor_</w:t>
      </w:r>
      <w:r w:rsidRPr="00516BF6">
        <w:rPr>
          <w:b/>
          <w:i/>
          <w:color w:val="4F81BD" w:themeColor="accent1"/>
        </w:rPr>
        <w:t>pair</w:t>
      </w:r>
      <w:proofErr w:type="spellEnd"/>
      <w:r>
        <w:t xml:space="preserve"> is illustrated in </w:t>
      </w:r>
      <w:r>
        <w:fldChar w:fldCharType="begin"/>
      </w:r>
      <w:r>
        <w:instrText xml:space="preserve"> REF _Ref412316098 \h </w:instrText>
      </w:r>
      <w:r>
        <w:fldChar w:fldCharType="separate"/>
      </w:r>
      <w:r w:rsidR="004B08A1">
        <w:t xml:space="preserve">Figure </w:t>
      </w:r>
      <w:r w:rsidR="004B08A1">
        <w:rPr>
          <w:noProof/>
        </w:rPr>
        <w:t>18</w:t>
      </w:r>
      <w:r>
        <w:fldChar w:fldCharType="end"/>
      </w:r>
      <w:r>
        <w:t xml:space="preserve">.  </w:t>
      </w:r>
      <w:r w:rsidR="00B11AEE">
        <w:t>The classes that implement these behaviors are illustrated in</w:t>
      </w:r>
      <w:r w:rsidR="007B2BDD">
        <w:t xml:space="preserve"> </w:t>
      </w:r>
      <w:r w:rsidR="007B2BDD">
        <w:fldChar w:fldCharType="begin"/>
      </w:r>
      <w:r w:rsidR="007B2BDD">
        <w:instrText xml:space="preserve"> REF _Ref414900279 \h </w:instrText>
      </w:r>
      <w:r w:rsidR="007B2BDD">
        <w:fldChar w:fldCharType="separate"/>
      </w:r>
      <w:r w:rsidR="004B08A1">
        <w:t xml:space="preserve">Figure </w:t>
      </w:r>
      <w:r w:rsidR="004B08A1">
        <w:rPr>
          <w:noProof/>
        </w:rPr>
        <w:t>19</w:t>
      </w:r>
      <w:r w:rsidR="007B2BDD">
        <w:fldChar w:fldCharType="end"/>
      </w:r>
      <w:r w:rsidR="00B11AEE">
        <w:t xml:space="preserve">.  </w:t>
      </w:r>
      <w:r w:rsidR="005D7F0A">
        <w:t>The typical sequence</w:t>
      </w:r>
      <w:r w:rsidR="00B11AEE">
        <w:t xml:space="preserve"> of events </w:t>
      </w:r>
      <w:r>
        <w:t>consists of the following steps:</w:t>
      </w:r>
    </w:p>
    <w:p w14:paraId="7DFCB515" w14:textId="77777777" w:rsidR="00E32FF8" w:rsidRDefault="00E32FF8" w:rsidP="00D546EE">
      <w:pPr>
        <w:pStyle w:val="ListParagraph"/>
        <w:keepNext/>
        <w:numPr>
          <w:ilvl w:val="0"/>
          <w:numId w:val="8"/>
        </w:numPr>
      </w:pPr>
      <w:r>
        <w:t xml:space="preserve">New reverberation envelopes are generated each time that one of the </w:t>
      </w:r>
      <w:r w:rsidRPr="00E32FF8">
        <w:rPr>
          <w:rStyle w:val="IntenseEmphasis"/>
        </w:rPr>
        <w:t>sensors</w:t>
      </w:r>
      <w:r>
        <w:t xml:space="preserve"> provides updated </w:t>
      </w:r>
      <w:proofErr w:type="spellStart"/>
      <w:r w:rsidRPr="00E32FF8">
        <w:rPr>
          <w:rStyle w:val="IntenseEmphasis"/>
        </w:rPr>
        <w:t>eigenverbs</w:t>
      </w:r>
      <w:proofErr w:type="spellEnd"/>
      <w:r>
        <w:t xml:space="preserve">, unless the other sensor has not yet provided </w:t>
      </w:r>
      <w:proofErr w:type="spellStart"/>
      <w:r w:rsidRPr="00E32FF8">
        <w:rPr>
          <w:rStyle w:val="IntenseEmphasis"/>
        </w:rPr>
        <w:t>eigenverbs</w:t>
      </w:r>
      <w:proofErr w:type="spellEnd"/>
      <w:r>
        <w:t>.</w:t>
      </w:r>
    </w:p>
    <w:p w14:paraId="62BBCFD4" w14:textId="77777777" w:rsidR="00D546EE" w:rsidRDefault="00D546EE" w:rsidP="00E32FF8">
      <w:pPr>
        <w:pStyle w:val="ListParagraph"/>
        <w:numPr>
          <w:ilvl w:val="1"/>
          <w:numId w:val="8"/>
        </w:numPr>
      </w:pPr>
      <w:r>
        <w:t xml:space="preserve">A new </w:t>
      </w:r>
      <w:proofErr w:type="spellStart"/>
      <w:r w:rsidR="003A5209" w:rsidRPr="00924EC2">
        <w:rPr>
          <w:rStyle w:val="IntenseEmphasis"/>
        </w:rPr>
        <w:t>thread_task</w:t>
      </w:r>
      <w:proofErr w:type="spellEnd"/>
      <w:r w:rsidR="003A5209">
        <w:t xml:space="preserve"> </w:t>
      </w:r>
      <w:r>
        <w:t xml:space="preserve">is launched to generate </w:t>
      </w:r>
      <w:r w:rsidR="003A5209">
        <w:t xml:space="preserve">reverberation </w:t>
      </w:r>
      <w:r>
        <w:t xml:space="preserve">envelope data.  This initialization passes a </w:t>
      </w:r>
      <w:proofErr w:type="spellStart"/>
      <w:r w:rsidR="009B5F4C" w:rsidRPr="000F3652">
        <w:rPr>
          <w:b/>
          <w:i/>
          <w:color w:val="4F81BD" w:themeColor="accent1"/>
        </w:rPr>
        <w:t>sensor_pair</w:t>
      </w:r>
      <w:proofErr w:type="spellEnd"/>
      <w:r w:rsidR="009B5F4C">
        <w:t xml:space="preserve"> </w:t>
      </w:r>
      <w:r>
        <w:t xml:space="preserve">reference to the </w:t>
      </w:r>
      <w:proofErr w:type="spellStart"/>
      <w:r w:rsidRPr="000F3652">
        <w:rPr>
          <w:b/>
          <w:i/>
          <w:color w:val="4F81BD" w:themeColor="accent1"/>
        </w:rPr>
        <w:t>envelope_generat</w:t>
      </w:r>
      <w:r w:rsidR="009B5F4C" w:rsidRPr="000F3652">
        <w:rPr>
          <w:b/>
          <w:i/>
          <w:color w:val="4F81BD" w:themeColor="accent1"/>
        </w:rPr>
        <w:t>or</w:t>
      </w:r>
      <w:proofErr w:type="spellEnd"/>
      <w:r w:rsidR="009B5F4C">
        <w:t xml:space="preserve">.  </w:t>
      </w:r>
      <w:r>
        <w:t xml:space="preserve">If an existing thread is running for this </w:t>
      </w:r>
      <w:proofErr w:type="spellStart"/>
      <w:r w:rsidRPr="000F3652">
        <w:rPr>
          <w:b/>
          <w:i/>
          <w:color w:val="4F81BD" w:themeColor="accent1"/>
        </w:rPr>
        <w:t>sensor_pair</w:t>
      </w:r>
      <w:proofErr w:type="spellEnd"/>
      <w:r>
        <w:t>, that thread is aborted before the new thread is created.</w:t>
      </w:r>
    </w:p>
    <w:p w14:paraId="5A20D2C1" w14:textId="77777777" w:rsidR="00D546EE" w:rsidRDefault="00D546EE" w:rsidP="00E32FF8">
      <w:pPr>
        <w:pStyle w:val="ListParagraph"/>
        <w:numPr>
          <w:ilvl w:val="1"/>
          <w:numId w:val="8"/>
        </w:numPr>
      </w:pPr>
      <w:r>
        <w:t xml:space="preserve">An </w:t>
      </w:r>
      <w:proofErr w:type="spellStart"/>
      <w:r w:rsidRPr="00A62CE4">
        <w:rPr>
          <w:b/>
          <w:i/>
          <w:color w:val="4F81BD" w:themeColor="accent1"/>
        </w:rPr>
        <w:t>envelope_collection</w:t>
      </w:r>
      <w:proofErr w:type="spellEnd"/>
      <w:r>
        <w:t xml:space="preserve"> is created to store the envelope data created by the </w:t>
      </w:r>
      <w:proofErr w:type="spellStart"/>
      <w:r w:rsidRPr="00A62CE4">
        <w:rPr>
          <w:b/>
          <w:i/>
          <w:color w:val="4F81BD" w:themeColor="accent1"/>
        </w:rPr>
        <w:t>envelope_generator</w:t>
      </w:r>
      <w:proofErr w:type="spellEnd"/>
      <w:r>
        <w:t xml:space="preserve">.  </w:t>
      </w:r>
      <w:r w:rsidR="00A62CE4" w:rsidRPr="00A62CE4">
        <w:t xml:space="preserve">The </w:t>
      </w:r>
      <w:proofErr w:type="spellStart"/>
      <w:r w:rsidR="00A62CE4" w:rsidRPr="00A62CE4">
        <w:rPr>
          <w:b/>
          <w:i/>
          <w:color w:val="4F81BD" w:themeColor="accent1"/>
        </w:rPr>
        <w:t>envelope_collection</w:t>
      </w:r>
      <w:proofErr w:type="spellEnd"/>
      <w:r w:rsidR="00A62CE4" w:rsidRPr="00A62CE4">
        <w:t xml:space="preserve"> is stored </w:t>
      </w:r>
      <w:r w:rsidR="006D1C15">
        <w:t xml:space="preserve">as </w:t>
      </w:r>
      <w:r w:rsidR="00A62CE4" w:rsidRPr="00A62CE4">
        <w:t xml:space="preserve">a shared pointer that manages its own memory.  This allows new instances of </w:t>
      </w:r>
      <w:proofErr w:type="spellStart"/>
      <w:r w:rsidR="00A62CE4" w:rsidRPr="00A62CE4">
        <w:rPr>
          <w:b/>
          <w:i/>
          <w:color w:val="4F81BD" w:themeColor="accent1"/>
        </w:rPr>
        <w:t>envelope_collection</w:t>
      </w:r>
      <w:proofErr w:type="spellEnd"/>
      <w:r w:rsidR="00A62CE4" w:rsidRPr="00A62CE4">
        <w:t xml:space="preserve"> to be created while other components are still using the old reference.</w:t>
      </w:r>
    </w:p>
    <w:p w14:paraId="38420EAE" w14:textId="77777777" w:rsidR="00D546EE" w:rsidRDefault="00D546EE" w:rsidP="00E32FF8">
      <w:pPr>
        <w:pStyle w:val="ListParagraph"/>
        <w:numPr>
          <w:ilvl w:val="1"/>
          <w:numId w:val="8"/>
        </w:numPr>
      </w:pPr>
      <w:r>
        <w:t xml:space="preserve">The </w:t>
      </w:r>
      <w:proofErr w:type="spellStart"/>
      <w:r w:rsidRPr="003A5209">
        <w:rPr>
          <w:b/>
          <w:i/>
          <w:color w:val="4F81BD" w:themeColor="accent1"/>
        </w:rPr>
        <w:t>envelope_generator</w:t>
      </w:r>
      <w:proofErr w:type="spellEnd"/>
      <w:r>
        <w:t xml:space="preserve"> </w:t>
      </w:r>
      <w:r w:rsidR="003A5209">
        <w:t xml:space="preserve">uses the overlap between source and receiver </w:t>
      </w:r>
      <w:proofErr w:type="spellStart"/>
      <w:r w:rsidR="003A5209" w:rsidRPr="003A5209">
        <w:rPr>
          <w:rStyle w:val="IntenseEmphasis"/>
        </w:rPr>
        <w:t>eigenverbs</w:t>
      </w:r>
      <w:proofErr w:type="spellEnd"/>
      <w:r w:rsidR="003A5209">
        <w:t xml:space="preserve"> to </w:t>
      </w:r>
      <w:r>
        <w:t>compute</w:t>
      </w:r>
      <w:r w:rsidR="003A5209">
        <w:t xml:space="preserve"> the</w:t>
      </w:r>
      <w:r>
        <w:t xml:space="preserve"> reverberation envelopes (level vs. time) for each receiver azimuth.  </w:t>
      </w:r>
      <w:r w:rsidR="003A5209" w:rsidRPr="003A5209">
        <w:t xml:space="preserve">This task is terminated if the </w:t>
      </w:r>
      <w:r w:rsidR="003A5209" w:rsidRPr="003A5209">
        <w:rPr>
          <w:rStyle w:val="IntenseEmphasis"/>
        </w:rPr>
        <w:t>_abort</w:t>
      </w:r>
      <w:r w:rsidR="003A5209" w:rsidRPr="003A5209">
        <w:t xml:space="preserve"> flag is set to </w:t>
      </w:r>
      <w:r w:rsidR="003A5209" w:rsidRPr="003A5209">
        <w:rPr>
          <w:rStyle w:val="IntenseEmphasis"/>
        </w:rPr>
        <w:t>true</w:t>
      </w:r>
      <w:r w:rsidR="003A5209" w:rsidRPr="003A5209">
        <w:t>.</w:t>
      </w:r>
    </w:p>
    <w:p w14:paraId="5939F783" w14:textId="77777777" w:rsidR="00D546EE" w:rsidRDefault="00D546EE" w:rsidP="00E32FF8">
      <w:pPr>
        <w:pStyle w:val="ListParagraph"/>
        <w:numPr>
          <w:ilvl w:val="1"/>
          <w:numId w:val="8"/>
        </w:numPr>
      </w:pPr>
      <w:r>
        <w:t xml:space="preserve">The </w:t>
      </w:r>
      <w:proofErr w:type="spellStart"/>
      <w:r w:rsidRPr="000F3652">
        <w:rPr>
          <w:b/>
          <w:i/>
          <w:color w:val="4F81BD" w:themeColor="accent1"/>
        </w:rPr>
        <w:t>envelope_generator</w:t>
      </w:r>
      <w:proofErr w:type="spellEnd"/>
      <w:r w:rsidRPr="000F3652">
        <w:rPr>
          <w:color w:val="4F81BD" w:themeColor="accent1"/>
        </w:rPr>
        <w:t xml:space="preserve"> </w:t>
      </w:r>
      <w:r>
        <w:t xml:space="preserve">stores its results in the </w:t>
      </w:r>
      <w:proofErr w:type="spellStart"/>
      <w:r w:rsidRPr="000F3652">
        <w:rPr>
          <w:b/>
          <w:i/>
          <w:color w:val="4F81BD" w:themeColor="accent1"/>
        </w:rPr>
        <w:t>envelope_collection</w:t>
      </w:r>
      <w:proofErr w:type="spellEnd"/>
      <w:r>
        <w:t>.</w:t>
      </w:r>
    </w:p>
    <w:p w14:paraId="1FD92F50" w14:textId="77777777" w:rsidR="003A5209" w:rsidRDefault="003A5209" w:rsidP="003A5209">
      <w:pPr>
        <w:pStyle w:val="ListParagraph"/>
        <w:numPr>
          <w:ilvl w:val="1"/>
          <w:numId w:val="8"/>
        </w:numPr>
      </w:pPr>
      <w:r>
        <w:t xml:space="preserve">If the </w:t>
      </w:r>
      <w:proofErr w:type="spellStart"/>
      <w:r w:rsidRPr="00924EC2">
        <w:rPr>
          <w:rStyle w:val="IntenseEmphasis"/>
        </w:rPr>
        <w:t>thread_task</w:t>
      </w:r>
      <w:proofErr w:type="spellEnd"/>
      <w:r>
        <w:t xml:space="preserve"> completes successfully, it returns an </w:t>
      </w:r>
      <w:r w:rsidRPr="000F3652">
        <w:rPr>
          <w:b/>
          <w:i/>
          <w:color w:val="4F81BD" w:themeColor="accent1"/>
        </w:rPr>
        <w:t>envelope _collection</w:t>
      </w:r>
      <w:r>
        <w:t xml:space="preserve"> reference back to the </w:t>
      </w:r>
      <w:proofErr w:type="spellStart"/>
      <w:r w:rsidRPr="000F3652">
        <w:rPr>
          <w:b/>
          <w:i/>
          <w:color w:val="4F81BD" w:themeColor="accent1"/>
        </w:rPr>
        <w:t>sensor_pair</w:t>
      </w:r>
      <w:proofErr w:type="spellEnd"/>
      <w:r w:rsidR="006D1C15">
        <w:t xml:space="preserve">. </w:t>
      </w:r>
    </w:p>
    <w:p w14:paraId="69F8D7EB" w14:textId="77777777" w:rsidR="00B11AEE" w:rsidRDefault="003210B4" w:rsidP="0003584B">
      <w:pPr>
        <w:keepNext/>
        <w:jc w:val="center"/>
      </w:pPr>
      <w:r>
        <w:rPr>
          <w:noProof/>
        </w:rPr>
        <w:lastRenderedPageBreak/>
        <w:drawing>
          <wp:inline distT="0" distB="0" distL="0" distR="0" wp14:anchorId="0ED8ED50" wp14:editId="3314D454">
            <wp:extent cx="5943600" cy="4566285"/>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66285"/>
                    </a:xfrm>
                    <a:prstGeom prst="rect">
                      <a:avLst/>
                    </a:prstGeom>
                  </pic:spPr>
                </pic:pic>
              </a:graphicData>
            </a:graphic>
          </wp:inline>
        </w:drawing>
      </w:r>
    </w:p>
    <w:p w14:paraId="0A8033A2" w14:textId="0DAD4E35" w:rsidR="00B11AEE" w:rsidRDefault="00B11AEE" w:rsidP="00B11AEE">
      <w:pPr>
        <w:pStyle w:val="Caption"/>
        <w:jc w:val="center"/>
      </w:pPr>
      <w:bookmarkStart w:id="74" w:name="_Ref414900279"/>
      <w:bookmarkStart w:id="75" w:name="_Toc416777710"/>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4B08A1">
        <w:rPr>
          <w:noProof/>
        </w:rPr>
        <w:t>19</w:t>
      </w:r>
      <w:r w:rsidR="0045421D">
        <w:rPr>
          <w:noProof/>
        </w:rPr>
        <w:fldChar w:fldCharType="end"/>
      </w:r>
      <w:bookmarkEnd w:id="74"/>
      <w:r>
        <w:t xml:space="preserve"> – Generate reverberation envelopes classes</w:t>
      </w:r>
      <w:bookmarkEnd w:id="75"/>
    </w:p>
    <w:p w14:paraId="7349787C" w14:textId="77777777" w:rsidR="0069711F" w:rsidRDefault="0069711F" w:rsidP="0069711F">
      <w:pPr>
        <w:pStyle w:val="Heading2"/>
      </w:pPr>
      <w:bookmarkStart w:id="76" w:name="_Toc416777687"/>
      <w:r>
        <w:t>Deliver reverberation results</w:t>
      </w:r>
      <w:bookmarkEnd w:id="76"/>
    </w:p>
    <w:p w14:paraId="64A01472" w14:textId="77777777" w:rsidR="00B11AEE" w:rsidRDefault="00B11AEE" w:rsidP="00B11AEE">
      <w:r>
        <w:t>This implementation starts reverberation calculations prior to the transmission of source pulses, in order to reduce the delay between reverberation requests and responses.  When a reverberat</w:t>
      </w:r>
      <w:r w:rsidR="00C67633">
        <w:t xml:space="preserve">ion request is made, the </w:t>
      </w:r>
      <w:proofErr w:type="spellStart"/>
      <w:r w:rsidR="00C67633" w:rsidRPr="000F3652">
        <w:rPr>
          <w:b/>
          <w:i/>
          <w:color w:val="4F81BD" w:themeColor="accent1"/>
        </w:rPr>
        <w:t>sensor_</w:t>
      </w:r>
      <w:r w:rsidRPr="000F3652">
        <w:rPr>
          <w:b/>
          <w:i/>
          <w:color w:val="4F81BD" w:themeColor="accent1"/>
        </w:rPr>
        <w:t>pair</w:t>
      </w:r>
      <w:r w:rsidR="00803A87">
        <w:rPr>
          <w:b/>
          <w:i/>
          <w:color w:val="4F81BD" w:themeColor="accent1"/>
        </w:rPr>
        <w:t>_manager</w:t>
      </w:r>
      <w:proofErr w:type="spellEnd"/>
      <w:r>
        <w:t xml:space="preserve"> returns the last update that was successfully completed.</w:t>
      </w:r>
    </w:p>
    <w:p w14:paraId="6C3D4CBA" w14:textId="77777777" w:rsidR="00E73BC8" w:rsidRDefault="000E7FBF" w:rsidP="00E73BC8">
      <w:pPr>
        <w:keepNext/>
      </w:pPr>
      <w:bookmarkStart w:id="77" w:name="_Ref415756883"/>
      <w:commentRangeStart w:id="78"/>
      <w:r>
        <w:rPr>
          <w:noProof/>
        </w:rPr>
        <w:lastRenderedPageBreak/>
        <w:drawing>
          <wp:inline distT="0" distB="0" distL="0" distR="0" wp14:anchorId="4122722F" wp14:editId="61833C7B">
            <wp:extent cx="5943600" cy="53572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357210"/>
                    </a:xfrm>
                    <a:prstGeom prst="rect">
                      <a:avLst/>
                    </a:prstGeom>
                    <a:noFill/>
                    <a:ln>
                      <a:noFill/>
                    </a:ln>
                  </pic:spPr>
                </pic:pic>
              </a:graphicData>
            </a:graphic>
          </wp:inline>
        </w:drawing>
      </w:r>
      <w:commentRangeEnd w:id="78"/>
      <w:r w:rsidR="00DD4245">
        <w:rPr>
          <w:rStyle w:val="CommentReference"/>
        </w:rPr>
        <w:commentReference w:id="78"/>
      </w:r>
    </w:p>
    <w:p w14:paraId="06B56A51" w14:textId="16106640" w:rsidR="0055760A" w:rsidRDefault="0055760A" w:rsidP="0055760A">
      <w:pPr>
        <w:pStyle w:val="Caption"/>
        <w:jc w:val="center"/>
      </w:pPr>
      <w:bookmarkStart w:id="79" w:name="_Ref415761901"/>
      <w:bookmarkStart w:id="80" w:name="_Toc416777711"/>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4B08A1">
        <w:rPr>
          <w:noProof/>
        </w:rPr>
        <w:t>20</w:t>
      </w:r>
      <w:r w:rsidR="0045421D">
        <w:rPr>
          <w:noProof/>
        </w:rPr>
        <w:fldChar w:fldCharType="end"/>
      </w:r>
      <w:bookmarkEnd w:id="77"/>
      <w:bookmarkEnd w:id="79"/>
      <w:r w:rsidRPr="0055760A">
        <w:t xml:space="preserve"> – Deliver reverberation results sequence</w:t>
      </w:r>
      <w:bookmarkEnd w:id="80"/>
    </w:p>
    <w:p w14:paraId="78BC6AE2" w14:textId="2F493103" w:rsidR="00455187" w:rsidRDefault="00455187" w:rsidP="00455187">
      <w:r>
        <w:t xml:space="preserve">The typical sequence of events for returning reverberation results to the sonar training system </w:t>
      </w:r>
      <w:r w:rsidR="00B80865">
        <w:t xml:space="preserve">is </w:t>
      </w:r>
      <w:r>
        <w:t>illustrated in</w:t>
      </w:r>
      <w:r w:rsidR="00E73BC8">
        <w:t xml:space="preserve"> </w:t>
      </w:r>
      <w:r w:rsidR="00E73BC8">
        <w:fldChar w:fldCharType="begin"/>
      </w:r>
      <w:r w:rsidR="00E73BC8">
        <w:instrText xml:space="preserve"> REF _Ref415761901 \h </w:instrText>
      </w:r>
      <w:r w:rsidR="00E73BC8">
        <w:fldChar w:fldCharType="separate"/>
      </w:r>
      <w:r w:rsidR="004B08A1">
        <w:t xml:space="preserve">Figure </w:t>
      </w:r>
      <w:r w:rsidR="004B08A1">
        <w:rPr>
          <w:noProof/>
        </w:rPr>
        <w:t>20</w:t>
      </w:r>
      <w:r w:rsidR="00E73BC8">
        <w:fldChar w:fldCharType="end"/>
      </w:r>
      <w:r>
        <w:t xml:space="preserve">.  The classes that implement these behaviors are the same as those illustrated </w:t>
      </w:r>
      <w:r>
        <w:fldChar w:fldCharType="begin"/>
      </w:r>
      <w:r>
        <w:instrText xml:space="preserve"> REF _Ref412547243 \h </w:instrText>
      </w:r>
      <w:r>
        <w:fldChar w:fldCharType="separate"/>
      </w:r>
      <w:r w:rsidR="004B08A1">
        <w:t xml:space="preserve">Figure </w:t>
      </w:r>
      <w:r w:rsidR="004B08A1">
        <w:rPr>
          <w:noProof/>
        </w:rPr>
        <w:t>15</w:t>
      </w:r>
      <w:r>
        <w:fldChar w:fldCharType="end"/>
      </w:r>
      <w:r>
        <w:t xml:space="preserve">.  </w:t>
      </w:r>
      <w:r w:rsidR="005D7F0A">
        <w:t>The typical sequence</w:t>
      </w:r>
      <w:r>
        <w:t xml:space="preserve"> of events consists of the following steps:</w:t>
      </w:r>
    </w:p>
    <w:p w14:paraId="6F5D488D" w14:textId="77777777" w:rsidR="00F37F86" w:rsidRDefault="00F37F86" w:rsidP="00F37F86">
      <w:pPr>
        <w:pStyle w:val="ListParagraph"/>
        <w:numPr>
          <w:ilvl w:val="0"/>
          <w:numId w:val="23"/>
        </w:numPr>
      </w:pPr>
      <w:r>
        <w:t xml:space="preserve">The sonar training system passes a list of sensors and their </w:t>
      </w:r>
      <w:r w:rsidR="003A5209">
        <w:t>current mode of operations: source, receiver, or both.</w:t>
      </w:r>
    </w:p>
    <w:p w14:paraId="68B52B27" w14:textId="77777777" w:rsidR="00455187" w:rsidRDefault="00F37F86" w:rsidP="00F37F86">
      <w:pPr>
        <w:pStyle w:val="ListParagraph"/>
        <w:numPr>
          <w:ilvl w:val="1"/>
          <w:numId w:val="23"/>
        </w:numPr>
      </w:pPr>
      <w:r>
        <w:t>The reverberation model passes this list of sensor</w:t>
      </w:r>
      <w:r w:rsidR="00721D11">
        <w:t>s</w:t>
      </w:r>
      <w:r>
        <w:t xml:space="preserve"> and modes to</w:t>
      </w:r>
      <w:r w:rsidR="00721D11">
        <w:t xml:space="preserve"> the</w:t>
      </w:r>
      <w:r>
        <w:t xml:space="preserve"> </w:t>
      </w:r>
      <w:proofErr w:type="spellStart"/>
      <w:r w:rsidRPr="00F37F86">
        <w:rPr>
          <w:rStyle w:val="IntenseEmphasis"/>
        </w:rPr>
        <w:t>sensor_pair_manager</w:t>
      </w:r>
      <w:proofErr w:type="spellEnd"/>
      <w:r>
        <w:t>.</w:t>
      </w:r>
    </w:p>
    <w:p w14:paraId="09456099" w14:textId="77777777" w:rsidR="00F37F86" w:rsidRPr="00A55468" w:rsidRDefault="00F37F86" w:rsidP="00F37F86">
      <w:pPr>
        <w:pStyle w:val="ListParagraph"/>
        <w:numPr>
          <w:ilvl w:val="1"/>
          <w:numId w:val="23"/>
        </w:numPr>
      </w:pPr>
      <w:r w:rsidRPr="00A55468">
        <w:t xml:space="preserve">The </w:t>
      </w:r>
      <w:proofErr w:type="spellStart"/>
      <w:r w:rsidRPr="00A55468">
        <w:rPr>
          <w:rStyle w:val="IntenseEmphasis"/>
        </w:rPr>
        <w:t>sensor_pair_manager</w:t>
      </w:r>
      <w:proofErr w:type="spellEnd"/>
      <w:r w:rsidRPr="00A55468">
        <w:t xml:space="preserve"> finds all </w:t>
      </w:r>
      <w:proofErr w:type="spellStart"/>
      <w:r w:rsidRPr="00A55468">
        <w:rPr>
          <w:rStyle w:val="IntenseEmphasis"/>
        </w:rPr>
        <w:t>sensor_pair</w:t>
      </w:r>
      <w:proofErr w:type="spellEnd"/>
      <w:r w:rsidRPr="00A55468">
        <w:t xml:space="preserve"> objects that include th</w:t>
      </w:r>
      <w:r>
        <w:t>ese sensors in the specified modes.</w:t>
      </w:r>
    </w:p>
    <w:p w14:paraId="45977080" w14:textId="77777777" w:rsidR="00F37F86" w:rsidRDefault="00F37F86" w:rsidP="00F37F86">
      <w:pPr>
        <w:pStyle w:val="ListParagraph"/>
        <w:numPr>
          <w:ilvl w:val="1"/>
          <w:numId w:val="23"/>
        </w:numPr>
      </w:pPr>
      <w:r w:rsidRPr="00A55468">
        <w:t xml:space="preserve">The </w:t>
      </w:r>
      <w:proofErr w:type="spellStart"/>
      <w:r w:rsidRPr="00A55468">
        <w:rPr>
          <w:rStyle w:val="IntenseEmphasis"/>
        </w:rPr>
        <w:t>sensor_pair_manager</w:t>
      </w:r>
      <w:proofErr w:type="spellEnd"/>
      <w:r w:rsidRPr="00A55468">
        <w:t xml:space="preserve"> </w:t>
      </w:r>
      <w:r>
        <w:t>gets a shared pointer to the envelope data for each</w:t>
      </w:r>
      <w:r w:rsidRPr="00A55468">
        <w:t xml:space="preserve"> </w:t>
      </w:r>
      <w:proofErr w:type="spellStart"/>
      <w:r w:rsidRPr="00A55468">
        <w:rPr>
          <w:rStyle w:val="IntenseEmphasis"/>
        </w:rPr>
        <w:t>sensor_pair</w:t>
      </w:r>
      <w:proofErr w:type="spellEnd"/>
      <w:r>
        <w:t xml:space="preserve"> object.</w:t>
      </w:r>
    </w:p>
    <w:p w14:paraId="5DC3AAB3" w14:textId="77777777" w:rsidR="00F37F86" w:rsidRDefault="00F37F86" w:rsidP="00F37F86">
      <w:pPr>
        <w:pStyle w:val="ListParagraph"/>
        <w:numPr>
          <w:ilvl w:val="1"/>
          <w:numId w:val="23"/>
        </w:numPr>
      </w:pPr>
      <w:r>
        <w:t xml:space="preserve">The envelope data for all of the </w:t>
      </w:r>
      <w:proofErr w:type="spellStart"/>
      <w:r w:rsidRPr="00A55468">
        <w:rPr>
          <w:rStyle w:val="IntenseEmphasis"/>
        </w:rPr>
        <w:t>sensor_pair</w:t>
      </w:r>
      <w:proofErr w:type="spellEnd"/>
      <w:r w:rsidRPr="00F37F86">
        <w:t xml:space="preserve"> objects </w:t>
      </w:r>
      <w:r w:rsidR="00721D11">
        <w:t>is</w:t>
      </w:r>
      <w:r>
        <w:t xml:space="preserve"> passed back to the reverberation model.</w:t>
      </w:r>
    </w:p>
    <w:p w14:paraId="36788AD1" w14:textId="1E46270D" w:rsidR="00966CAA" w:rsidRDefault="00966CAA" w:rsidP="00F37F86">
      <w:pPr>
        <w:pStyle w:val="ListParagraph"/>
        <w:numPr>
          <w:ilvl w:val="1"/>
          <w:numId w:val="23"/>
        </w:numPr>
      </w:pPr>
      <w:r>
        <w:lastRenderedPageBreak/>
        <w:t>The reverberation model includes an option to update the sensor configuration at the time that envelope data is requested.  Updating the sensor configuration</w:t>
      </w:r>
      <w:r w:rsidRPr="00966CAA">
        <w:t xml:space="preserve"> uses the sequence of events illustrated in</w:t>
      </w:r>
      <w:r>
        <w:t xml:space="preserve"> </w:t>
      </w:r>
      <w:r>
        <w:fldChar w:fldCharType="begin"/>
      </w:r>
      <w:r>
        <w:instrText xml:space="preserve"> REF _Ref414888244 \h </w:instrText>
      </w:r>
      <w:r>
        <w:fldChar w:fldCharType="separate"/>
      </w:r>
      <w:r w:rsidR="004B08A1">
        <w:t xml:space="preserve">Figure </w:t>
      </w:r>
      <w:r w:rsidR="004B08A1">
        <w:rPr>
          <w:noProof/>
        </w:rPr>
        <w:t>13</w:t>
      </w:r>
      <w:r>
        <w:fldChar w:fldCharType="end"/>
      </w:r>
      <w:r>
        <w:t>.</w:t>
      </w:r>
    </w:p>
    <w:p w14:paraId="49723C15" w14:textId="77777777" w:rsidR="00F37F86" w:rsidRDefault="00721D11" w:rsidP="00F37F86">
      <w:pPr>
        <w:pStyle w:val="ListParagraph"/>
        <w:numPr>
          <w:ilvl w:val="1"/>
          <w:numId w:val="23"/>
        </w:numPr>
      </w:pPr>
      <w:r>
        <w:t>After this update, t</w:t>
      </w:r>
      <w:r w:rsidR="00F37F86">
        <w:t xml:space="preserve">he envelope data for all of the </w:t>
      </w:r>
      <w:proofErr w:type="spellStart"/>
      <w:r w:rsidR="00F37F86" w:rsidRPr="00A55468">
        <w:rPr>
          <w:rStyle w:val="IntenseEmphasis"/>
        </w:rPr>
        <w:t>sensor_pair</w:t>
      </w:r>
      <w:proofErr w:type="spellEnd"/>
      <w:r w:rsidR="00F37F86" w:rsidRPr="00F37F86">
        <w:t xml:space="preserve"> objects </w:t>
      </w:r>
      <w:proofErr w:type="gramStart"/>
      <w:r>
        <w:t>is</w:t>
      </w:r>
      <w:proofErr w:type="gramEnd"/>
      <w:r w:rsidR="00F37F86">
        <w:t xml:space="preserve"> passed back to the </w:t>
      </w:r>
      <w:r w:rsidR="00966CAA">
        <w:t>sonar trainer system</w:t>
      </w:r>
      <w:r w:rsidR="00F37F86">
        <w:t>.</w:t>
      </w:r>
    </w:p>
    <w:p w14:paraId="3E77C865" w14:textId="77777777" w:rsidR="00966CAA" w:rsidRDefault="00966CAA" w:rsidP="00966CAA">
      <w:pPr>
        <w:pStyle w:val="ListParagraph"/>
        <w:numPr>
          <w:ilvl w:val="0"/>
          <w:numId w:val="23"/>
        </w:numPr>
      </w:pPr>
      <w:r>
        <w:t>The sonar training system passes a list of sensors and their modes of operations.</w:t>
      </w:r>
    </w:p>
    <w:p w14:paraId="144FB192" w14:textId="77777777" w:rsidR="00966CAA" w:rsidRDefault="00966CAA" w:rsidP="00966CAA">
      <w:pPr>
        <w:pStyle w:val="ListParagraph"/>
        <w:numPr>
          <w:ilvl w:val="1"/>
          <w:numId w:val="23"/>
        </w:numPr>
      </w:pPr>
      <w:r>
        <w:t>The reverberation model passes this list of sensor and modes to</w:t>
      </w:r>
      <w:r w:rsidR="00721D11">
        <w:t xml:space="preserve"> the</w:t>
      </w:r>
      <w:r>
        <w:t xml:space="preserve"> </w:t>
      </w:r>
      <w:proofErr w:type="spellStart"/>
      <w:r w:rsidRPr="00F37F86">
        <w:rPr>
          <w:rStyle w:val="IntenseEmphasis"/>
        </w:rPr>
        <w:t>sensor_pair_manager</w:t>
      </w:r>
      <w:proofErr w:type="spellEnd"/>
      <w:r>
        <w:t>.</w:t>
      </w:r>
    </w:p>
    <w:p w14:paraId="505BF093" w14:textId="77777777" w:rsidR="00966CAA" w:rsidRPr="00A55468" w:rsidRDefault="00966CAA" w:rsidP="00966CAA">
      <w:pPr>
        <w:pStyle w:val="ListParagraph"/>
        <w:numPr>
          <w:ilvl w:val="1"/>
          <w:numId w:val="23"/>
        </w:numPr>
      </w:pPr>
      <w:r w:rsidRPr="00A55468">
        <w:t xml:space="preserve">The </w:t>
      </w:r>
      <w:proofErr w:type="spellStart"/>
      <w:r w:rsidRPr="00A55468">
        <w:rPr>
          <w:rStyle w:val="IntenseEmphasis"/>
        </w:rPr>
        <w:t>sensor_pair_manager</w:t>
      </w:r>
      <w:proofErr w:type="spellEnd"/>
      <w:r w:rsidRPr="00A55468">
        <w:t xml:space="preserve"> finds all </w:t>
      </w:r>
      <w:proofErr w:type="spellStart"/>
      <w:r w:rsidRPr="00A55468">
        <w:rPr>
          <w:rStyle w:val="IntenseEmphasis"/>
        </w:rPr>
        <w:t>sensor_pair</w:t>
      </w:r>
      <w:proofErr w:type="spellEnd"/>
      <w:r w:rsidRPr="00A55468">
        <w:t xml:space="preserve"> objects that include th</w:t>
      </w:r>
      <w:r>
        <w:t>ese sensors in the specified modes.</w:t>
      </w:r>
    </w:p>
    <w:p w14:paraId="72291CA1" w14:textId="77777777" w:rsidR="00966CAA" w:rsidRDefault="00966CAA" w:rsidP="00966CAA">
      <w:pPr>
        <w:pStyle w:val="ListParagraph"/>
        <w:numPr>
          <w:ilvl w:val="1"/>
          <w:numId w:val="23"/>
        </w:numPr>
      </w:pPr>
      <w:r w:rsidRPr="00A55468">
        <w:t xml:space="preserve">The </w:t>
      </w:r>
      <w:proofErr w:type="spellStart"/>
      <w:r w:rsidRPr="00A55468">
        <w:rPr>
          <w:rStyle w:val="IntenseEmphasis"/>
        </w:rPr>
        <w:t>sensor_pair_manager</w:t>
      </w:r>
      <w:proofErr w:type="spellEnd"/>
      <w:r w:rsidRPr="00A55468">
        <w:t xml:space="preserve"> </w:t>
      </w:r>
      <w:r>
        <w:t>gets a shared pointer to the fathometer data for each</w:t>
      </w:r>
      <w:r w:rsidRPr="00A55468">
        <w:t xml:space="preserve"> </w:t>
      </w:r>
      <w:proofErr w:type="spellStart"/>
      <w:r w:rsidRPr="00A55468">
        <w:rPr>
          <w:rStyle w:val="IntenseEmphasis"/>
        </w:rPr>
        <w:t>sensor_pair</w:t>
      </w:r>
      <w:proofErr w:type="spellEnd"/>
      <w:r>
        <w:t xml:space="preserve"> object.</w:t>
      </w:r>
    </w:p>
    <w:p w14:paraId="2E3C358A" w14:textId="77777777" w:rsidR="00966CAA" w:rsidRDefault="00966CAA" w:rsidP="00966CAA">
      <w:pPr>
        <w:pStyle w:val="ListParagraph"/>
        <w:numPr>
          <w:ilvl w:val="1"/>
          <w:numId w:val="23"/>
        </w:numPr>
      </w:pPr>
      <w:r>
        <w:t xml:space="preserve">The fathometer data for all of the </w:t>
      </w:r>
      <w:proofErr w:type="spellStart"/>
      <w:r w:rsidRPr="00A55468">
        <w:rPr>
          <w:rStyle w:val="IntenseEmphasis"/>
        </w:rPr>
        <w:t>sensor_pair</w:t>
      </w:r>
      <w:proofErr w:type="spellEnd"/>
      <w:r w:rsidRPr="00F37F86">
        <w:t xml:space="preserve"> objects </w:t>
      </w:r>
      <w:r>
        <w:t>are passed back to the reverberation model.</w:t>
      </w:r>
    </w:p>
    <w:p w14:paraId="56DEBC15" w14:textId="1E578C54" w:rsidR="00966CAA" w:rsidRDefault="00966CAA" w:rsidP="00966CAA">
      <w:pPr>
        <w:pStyle w:val="ListParagraph"/>
        <w:numPr>
          <w:ilvl w:val="1"/>
          <w:numId w:val="23"/>
        </w:numPr>
      </w:pPr>
      <w:r>
        <w:t>The reverberation model includes an option to update the sensor configuration at the time that envelope data is requested.  Updating the sensor configuration</w:t>
      </w:r>
      <w:r w:rsidRPr="00966CAA">
        <w:t xml:space="preserve"> uses the sequence of events illustrated in</w:t>
      </w:r>
      <w:r>
        <w:t xml:space="preserve"> </w:t>
      </w:r>
      <w:r>
        <w:fldChar w:fldCharType="begin"/>
      </w:r>
      <w:r>
        <w:instrText xml:space="preserve"> REF _Ref414888244 \h </w:instrText>
      </w:r>
      <w:r>
        <w:fldChar w:fldCharType="separate"/>
      </w:r>
      <w:r w:rsidR="004B08A1">
        <w:t xml:space="preserve">Figure </w:t>
      </w:r>
      <w:r w:rsidR="004B08A1">
        <w:rPr>
          <w:noProof/>
        </w:rPr>
        <w:t>13</w:t>
      </w:r>
      <w:r>
        <w:fldChar w:fldCharType="end"/>
      </w:r>
      <w:r>
        <w:t>.</w:t>
      </w:r>
    </w:p>
    <w:p w14:paraId="39E26060" w14:textId="77777777" w:rsidR="00966CAA" w:rsidRDefault="00721D11" w:rsidP="00F37F86">
      <w:pPr>
        <w:pStyle w:val="ListParagraph"/>
        <w:numPr>
          <w:ilvl w:val="1"/>
          <w:numId w:val="23"/>
        </w:numPr>
      </w:pPr>
      <w:r>
        <w:t>After this update, t</w:t>
      </w:r>
      <w:r w:rsidR="00966CAA">
        <w:t xml:space="preserve">he fathometer data for all of the </w:t>
      </w:r>
      <w:proofErr w:type="spellStart"/>
      <w:r w:rsidR="00966CAA" w:rsidRPr="00A55468">
        <w:rPr>
          <w:rStyle w:val="IntenseEmphasis"/>
        </w:rPr>
        <w:t>sensor_pair</w:t>
      </w:r>
      <w:proofErr w:type="spellEnd"/>
      <w:r w:rsidR="00966CAA" w:rsidRPr="00F37F86">
        <w:t xml:space="preserve"> objects </w:t>
      </w:r>
      <w:proofErr w:type="gramStart"/>
      <w:r>
        <w:t>is</w:t>
      </w:r>
      <w:proofErr w:type="gramEnd"/>
      <w:r w:rsidR="00966CAA">
        <w:t xml:space="preserve"> passed back to the sonar trainer system.</w:t>
      </w:r>
    </w:p>
    <w:p w14:paraId="3C98082F" w14:textId="77777777" w:rsidR="00967CE2" w:rsidRDefault="00754435" w:rsidP="00807BEF">
      <w:pPr>
        <w:pStyle w:val="Heading2"/>
      </w:pPr>
      <w:bookmarkStart w:id="81" w:name="_Toc416777688"/>
      <w:r>
        <w:t>Define control p</w:t>
      </w:r>
      <w:r w:rsidR="00967CE2">
        <w:t>arameters</w:t>
      </w:r>
      <w:bookmarkEnd w:id="81"/>
    </w:p>
    <w:p w14:paraId="2F7ECD97" w14:textId="77777777" w:rsidR="003E387B" w:rsidRDefault="00E86E9B" w:rsidP="00807BEF">
      <w:pPr>
        <w:keepNext/>
      </w:pPr>
      <w:r>
        <w:t>The reverberation model’s configuration parameters are implemented as static public properties on the classes that use them.</w:t>
      </w:r>
      <w:r w:rsidR="00807BEF">
        <w:t xml:space="preserve">  These parameters are limited to the global characteristics of the reverberation model that do not depend on the sensor type or training scenario.</w:t>
      </w:r>
      <w:r w:rsidR="00D00D41">
        <w:t xml:space="preserve">  Normally, they are set at the initialization of the reverberation model.  </w:t>
      </w:r>
      <w:r w:rsidR="00455668">
        <w:t>However,</w:t>
      </w:r>
      <w:r w:rsidR="00D00D41">
        <w:t xml:space="preserve"> if they are updated, they take effect at the next time that the class uses them.</w:t>
      </w:r>
    </w:p>
    <w:p w14:paraId="2EA1DD84" w14:textId="3C9364BB" w:rsidR="00E86E9B" w:rsidRDefault="00E86E9B" w:rsidP="00807BEF">
      <w:pPr>
        <w:pStyle w:val="Caption"/>
        <w:keepNext/>
        <w:jc w:val="center"/>
      </w:pPr>
      <w:commentRangeStart w:id="82"/>
      <w:r>
        <w:t xml:space="preserve">Table </w:t>
      </w:r>
      <w:r w:rsidR="0045421D">
        <w:rPr>
          <w:noProof/>
        </w:rPr>
        <w:fldChar w:fldCharType="begin"/>
      </w:r>
      <w:r w:rsidR="0045421D">
        <w:rPr>
          <w:noProof/>
        </w:rPr>
        <w:instrText xml:space="preserve"> SEQ Table \* ARABIC </w:instrText>
      </w:r>
      <w:r w:rsidR="0045421D">
        <w:rPr>
          <w:noProof/>
        </w:rPr>
        <w:fldChar w:fldCharType="separate"/>
      </w:r>
      <w:r w:rsidR="004B08A1">
        <w:rPr>
          <w:noProof/>
        </w:rPr>
        <w:t>1</w:t>
      </w:r>
      <w:r w:rsidR="0045421D">
        <w:rPr>
          <w:noProof/>
        </w:rPr>
        <w:fldChar w:fldCharType="end"/>
      </w:r>
      <w:r>
        <w:t xml:space="preserve"> - R</w:t>
      </w:r>
      <w:r w:rsidRPr="00E86E9B">
        <w:t xml:space="preserve">everberation </w:t>
      </w:r>
      <w:r>
        <w:t>Configuration P</w:t>
      </w:r>
      <w:r w:rsidRPr="00E86E9B">
        <w:t>arameters</w:t>
      </w:r>
    </w:p>
    <w:tbl>
      <w:tblPr>
        <w:tblStyle w:val="MediumGrid1-Accent1"/>
        <w:tblW w:w="0" w:type="auto"/>
        <w:tblLook w:val="0420" w:firstRow="1" w:lastRow="0" w:firstColumn="0" w:lastColumn="0" w:noHBand="0" w:noVBand="1"/>
      </w:tblPr>
      <w:tblGrid>
        <w:gridCol w:w="2133"/>
        <w:gridCol w:w="1891"/>
        <w:gridCol w:w="893"/>
        <w:gridCol w:w="4423"/>
      </w:tblGrid>
      <w:tr w:rsidR="00D00D41" w14:paraId="16FFEC7D" w14:textId="77777777" w:rsidTr="00D00D41">
        <w:trPr>
          <w:cnfStyle w:val="100000000000" w:firstRow="1" w:lastRow="0" w:firstColumn="0" w:lastColumn="0" w:oddVBand="0" w:evenVBand="0" w:oddHBand="0" w:evenHBand="0" w:firstRowFirstColumn="0" w:firstRowLastColumn="0" w:lastRowFirstColumn="0" w:lastRowLastColumn="0"/>
        </w:trPr>
        <w:tc>
          <w:tcPr>
            <w:tcW w:w="0" w:type="auto"/>
          </w:tcPr>
          <w:p w14:paraId="12BBEB9F" w14:textId="77777777" w:rsidR="00D00D41" w:rsidRDefault="00D00D41" w:rsidP="00807BEF">
            <w:pPr>
              <w:keepNext/>
            </w:pPr>
            <w:r>
              <w:t>Class</w:t>
            </w:r>
          </w:p>
        </w:tc>
        <w:tc>
          <w:tcPr>
            <w:tcW w:w="0" w:type="auto"/>
          </w:tcPr>
          <w:p w14:paraId="4E4ADDFF" w14:textId="77777777" w:rsidR="00D00D41" w:rsidRDefault="00D00D41" w:rsidP="00807BEF">
            <w:pPr>
              <w:keepNext/>
            </w:pPr>
            <w:r>
              <w:t>Property</w:t>
            </w:r>
          </w:p>
        </w:tc>
        <w:tc>
          <w:tcPr>
            <w:tcW w:w="0" w:type="auto"/>
          </w:tcPr>
          <w:p w14:paraId="2933520F" w14:textId="77777777" w:rsidR="00D00D41" w:rsidRDefault="00D00D41" w:rsidP="00D00D41">
            <w:pPr>
              <w:keepNext/>
              <w:jc w:val="center"/>
            </w:pPr>
            <w:r>
              <w:t>Default</w:t>
            </w:r>
          </w:p>
        </w:tc>
        <w:tc>
          <w:tcPr>
            <w:tcW w:w="0" w:type="auto"/>
          </w:tcPr>
          <w:p w14:paraId="30DFDBCC" w14:textId="77777777" w:rsidR="00D00D41" w:rsidRDefault="00D00D41" w:rsidP="00807BEF">
            <w:pPr>
              <w:keepNext/>
            </w:pPr>
            <w:r>
              <w:t>Purpose</w:t>
            </w:r>
          </w:p>
        </w:tc>
      </w:tr>
      <w:tr w:rsidR="00D00D41" w14:paraId="53B34B07" w14:textId="77777777" w:rsidTr="00D00D41">
        <w:trPr>
          <w:cnfStyle w:val="000000100000" w:firstRow="0" w:lastRow="0" w:firstColumn="0" w:lastColumn="0" w:oddVBand="0" w:evenVBand="0" w:oddHBand="1" w:evenHBand="0" w:firstRowFirstColumn="0" w:firstRowLastColumn="0" w:lastRowFirstColumn="0" w:lastRowLastColumn="0"/>
        </w:trPr>
        <w:tc>
          <w:tcPr>
            <w:tcW w:w="0" w:type="auto"/>
          </w:tcPr>
          <w:p w14:paraId="732046E8" w14:textId="77777777" w:rsidR="00D00D41" w:rsidRDefault="00D00D41" w:rsidP="00807BEF">
            <w:pPr>
              <w:keepNext/>
            </w:pPr>
            <w:proofErr w:type="spellStart"/>
            <w:r>
              <w:t>eigenverb_collection</w:t>
            </w:r>
            <w:proofErr w:type="spellEnd"/>
          </w:p>
        </w:tc>
        <w:tc>
          <w:tcPr>
            <w:tcW w:w="0" w:type="auto"/>
          </w:tcPr>
          <w:p w14:paraId="384D27C5" w14:textId="77777777" w:rsidR="00D00D41" w:rsidRDefault="00D00D41" w:rsidP="00807BEF">
            <w:pPr>
              <w:keepNext/>
            </w:pPr>
            <w:proofErr w:type="spellStart"/>
            <w:r>
              <w:t>surface_maximum</w:t>
            </w:r>
            <w:proofErr w:type="spellEnd"/>
          </w:p>
        </w:tc>
        <w:tc>
          <w:tcPr>
            <w:tcW w:w="0" w:type="auto"/>
          </w:tcPr>
          <w:p w14:paraId="02FB8337" w14:textId="77777777" w:rsidR="00D00D41" w:rsidRDefault="00D00D41" w:rsidP="00D00D41">
            <w:pPr>
              <w:keepNext/>
              <w:jc w:val="center"/>
            </w:pPr>
            <w:r>
              <w:t>999</w:t>
            </w:r>
          </w:p>
        </w:tc>
        <w:tc>
          <w:tcPr>
            <w:tcW w:w="0" w:type="auto"/>
          </w:tcPr>
          <w:p w14:paraId="05E595DF" w14:textId="77777777" w:rsidR="00D00D41" w:rsidRDefault="00D00D41" w:rsidP="00807BEF">
            <w:pPr>
              <w:keepNext/>
            </w:pPr>
            <w:r>
              <w:t>Maximum number of surface bounces to accept.</w:t>
            </w:r>
          </w:p>
        </w:tc>
      </w:tr>
      <w:tr w:rsidR="00D00D41" w14:paraId="0F39549B" w14:textId="77777777" w:rsidTr="00D00D41">
        <w:tc>
          <w:tcPr>
            <w:tcW w:w="0" w:type="auto"/>
          </w:tcPr>
          <w:p w14:paraId="20523329" w14:textId="77777777" w:rsidR="00D00D41" w:rsidRDefault="00D00D41" w:rsidP="00807BEF">
            <w:pPr>
              <w:keepNext/>
            </w:pPr>
          </w:p>
        </w:tc>
        <w:tc>
          <w:tcPr>
            <w:tcW w:w="0" w:type="auto"/>
          </w:tcPr>
          <w:p w14:paraId="0C817E78" w14:textId="77777777" w:rsidR="00D00D41" w:rsidRDefault="00D00D41" w:rsidP="00807BEF">
            <w:pPr>
              <w:keepNext/>
            </w:pPr>
            <w:proofErr w:type="spellStart"/>
            <w:r>
              <w:t>bottom_maximum</w:t>
            </w:r>
            <w:proofErr w:type="spellEnd"/>
          </w:p>
        </w:tc>
        <w:tc>
          <w:tcPr>
            <w:tcW w:w="0" w:type="auto"/>
          </w:tcPr>
          <w:p w14:paraId="5EDD7B83" w14:textId="77777777" w:rsidR="00D00D41" w:rsidRDefault="00D00D41" w:rsidP="00D00D41">
            <w:pPr>
              <w:keepNext/>
              <w:jc w:val="center"/>
            </w:pPr>
            <w:r>
              <w:t>999</w:t>
            </w:r>
          </w:p>
        </w:tc>
        <w:tc>
          <w:tcPr>
            <w:tcW w:w="0" w:type="auto"/>
          </w:tcPr>
          <w:p w14:paraId="71D83A16" w14:textId="77777777" w:rsidR="00D00D41" w:rsidRDefault="00D00D41" w:rsidP="00807BEF">
            <w:pPr>
              <w:keepNext/>
            </w:pPr>
            <w:r>
              <w:t>Maximum number of bottom bounces to accept.</w:t>
            </w:r>
          </w:p>
        </w:tc>
      </w:tr>
      <w:tr w:rsidR="00D00D41" w14:paraId="222044A4" w14:textId="77777777" w:rsidTr="00D00D41">
        <w:trPr>
          <w:cnfStyle w:val="000000100000" w:firstRow="0" w:lastRow="0" w:firstColumn="0" w:lastColumn="0" w:oddVBand="0" w:evenVBand="0" w:oddHBand="1" w:evenHBand="0" w:firstRowFirstColumn="0" w:firstRowLastColumn="0" w:lastRowFirstColumn="0" w:lastRowLastColumn="0"/>
        </w:trPr>
        <w:tc>
          <w:tcPr>
            <w:tcW w:w="0" w:type="auto"/>
          </w:tcPr>
          <w:p w14:paraId="256F8677" w14:textId="77777777" w:rsidR="00D00D41" w:rsidRPr="003E387B" w:rsidRDefault="00D00D41" w:rsidP="00807BEF">
            <w:pPr>
              <w:keepNext/>
            </w:pPr>
            <w:proofErr w:type="spellStart"/>
            <w:r w:rsidRPr="003E387B">
              <w:t>wavefront_generator</w:t>
            </w:r>
            <w:proofErr w:type="spellEnd"/>
          </w:p>
        </w:tc>
        <w:tc>
          <w:tcPr>
            <w:tcW w:w="0" w:type="auto"/>
          </w:tcPr>
          <w:p w14:paraId="428659FF" w14:textId="77777777" w:rsidR="00D00D41" w:rsidRDefault="00D00D41" w:rsidP="00807BEF">
            <w:pPr>
              <w:keepNext/>
            </w:pPr>
            <w:r>
              <w:t>time_ maximum</w:t>
            </w:r>
          </w:p>
        </w:tc>
        <w:tc>
          <w:tcPr>
            <w:tcW w:w="0" w:type="auto"/>
          </w:tcPr>
          <w:p w14:paraId="37377284" w14:textId="77777777" w:rsidR="00D00D41" w:rsidRDefault="00D00D41" w:rsidP="00D00D41">
            <w:pPr>
              <w:keepNext/>
              <w:jc w:val="center"/>
            </w:pPr>
            <w:r>
              <w:t>90.0</w:t>
            </w:r>
          </w:p>
        </w:tc>
        <w:tc>
          <w:tcPr>
            <w:tcW w:w="0" w:type="auto"/>
          </w:tcPr>
          <w:p w14:paraId="6530F47D" w14:textId="77777777" w:rsidR="00D00D41" w:rsidRDefault="00D00D41" w:rsidP="00807BEF">
            <w:pPr>
              <w:keepNext/>
            </w:pPr>
            <w:r>
              <w:t xml:space="preserve">Maximum time to propagate WaveQ3D </w:t>
            </w:r>
            <w:proofErr w:type="spellStart"/>
            <w:r>
              <w:t>wavefront</w:t>
            </w:r>
            <w:proofErr w:type="spellEnd"/>
            <w:r>
              <w:t>.</w:t>
            </w:r>
          </w:p>
        </w:tc>
      </w:tr>
      <w:tr w:rsidR="00D00D41" w14:paraId="4573AF09" w14:textId="77777777" w:rsidTr="00D00D41">
        <w:tc>
          <w:tcPr>
            <w:tcW w:w="0" w:type="auto"/>
          </w:tcPr>
          <w:p w14:paraId="4AF60A44" w14:textId="77777777" w:rsidR="00D00D41" w:rsidRDefault="00D00D41" w:rsidP="00807BEF">
            <w:pPr>
              <w:keepNext/>
            </w:pPr>
          </w:p>
        </w:tc>
        <w:tc>
          <w:tcPr>
            <w:tcW w:w="0" w:type="auto"/>
          </w:tcPr>
          <w:p w14:paraId="5BF49F81" w14:textId="77777777" w:rsidR="00D00D41" w:rsidRDefault="00D00D41" w:rsidP="00807BEF">
            <w:pPr>
              <w:keepNext/>
            </w:pPr>
            <w:proofErr w:type="spellStart"/>
            <w:r>
              <w:t>number_de</w:t>
            </w:r>
            <w:proofErr w:type="spellEnd"/>
          </w:p>
        </w:tc>
        <w:tc>
          <w:tcPr>
            <w:tcW w:w="0" w:type="auto"/>
          </w:tcPr>
          <w:p w14:paraId="5297F8AB" w14:textId="77777777" w:rsidR="00D00D41" w:rsidRDefault="00D00D41" w:rsidP="00D00D41">
            <w:pPr>
              <w:keepNext/>
              <w:jc w:val="center"/>
            </w:pPr>
            <w:r>
              <w:t>181</w:t>
            </w:r>
          </w:p>
        </w:tc>
        <w:tc>
          <w:tcPr>
            <w:tcW w:w="0" w:type="auto"/>
          </w:tcPr>
          <w:p w14:paraId="2B2BAC09" w14:textId="77777777" w:rsidR="00D00D41" w:rsidRDefault="00D00D41" w:rsidP="00807BEF">
            <w:pPr>
              <w:keepNext/>
            </w:pPr>
            <w:r>
              <w:t xml:space="preserve">Number of depression/elevation angles to use in WaveQ3D </w:t>
            </w:r>
            <w:proofErr w:type="spellStart"/>
            <w:r>
              <w:t>wavefront</w:t>
            </w:r>
            <w:proofErr w:type="spellEnd"/>
            <w:r>
              <w:t>.</w:t>
            </w:r>
          </w:p>
        </w:tc>
      </w:tr>
      <w:tr w:rsidR="00D00D41" w14:paraId="7A217B57" w14:textId="77777777" w:rsidTr="00D00D41">
        <w:trPr>
          <w:cnfStyle w:val="000000100000" w:firstRow="0" w:lastRow="0" w:firstColumn="0" w:lastColumn="0" w:oddVBand="0" w:evenVBand="0" w:oddHBand="1" w:evenHBand="0" w:firstRowFirstColumn="0" w:firstRowLastColumn="0" w:lastRowFirstColumn="0" w:lastRowLastColumn="0"/>
        </w:trPr>
        <w:tc>
          <w:tcPr>
            <w:tcW w:w="0" w:type="auto"/>
          </w:tcPr>
          <w:p w14:paraId="020EB6FA" w14:textId="77777777" w:rsidR="00D00D41" w:rsidRDefault="00D00D41" w:rsidP="00807BEF">
            <w:pPr>
              <w:keepNext/>
            </w:pPr>
          </w:p>
        </w:tc>
        <w:tc>
          <w:tcPr>
            <w:tcW w:w="0" w:type="auto"/>
          </w:tcPr>
          <w:p w14:paraId="098E4BF9" w14:textId="77777777" w:rsidR="00D00D41" w:rsidRDefault="00D00D41" w:rsidP="00807BEF">
            <w:pPr>
              <w:keepNext/>
            </w:pPr>
            <w:proofErr w:type="spellStart"/>
            <w:r>
              <w:t>number_az</w:t>
            </w:r>
            <w:proofErr w:type="spellEnd"/>
          </w:p>
        </w:tc>
        <w:tc>
          <w:tcPr>
            <w:tcW w:w="0" w:type="auto"/>
          </w:tcPr>
          <w:p w14:paraId="330536F3" w14:textId="77777777" w:rsidR="00D00D41" w:rsidRDefault="00D00D41" w:rsidP="00D00D41">
            <w:pPr>
              <w:keepNext/>
              <w:jc w:val="center"/>
            </w:pPr>
            <w:r>
              <w:t>18</w:t>
            </w:r>
          </w:p>
        </w:tc>
        <w:tc>
          <w:tcPr>
            <w:tcW w:w="0" w:type="auto"/>
          </w:tcPr>
          <w:p w14:paraId="6A19C82E" w14:textId="77777777" w:rsidR="00D00D41" w:rsidRDefault="00D00D41" w:rsidP="00B80865">
            <w:pPr>
              <w:keepNext/>
            </w:pPr>
            <w:r>
              <w:t xml:space="preserve">Number of </w:t>
            </w:r>
            <w:r w:rsidR="00B80865">
              <w:t xml:space="preserve">azimuthal </w:t>
            </w:r>
            <w:r>
              <w:t xml:space="preserve">angles to use in WaveQ3D </w:t>
            </w:r>
            <w:proofErr w:type="spellStart"/>
            <w:r>
              <w:t>wavefront</w:t>
            </w:r>
            <w:proofErr w:type="spellEnd"/>
          </w:p>
        </w:tc>
      </w:tr>
      <w:tr w:rsidR="00D00D41" w14:paraId="69766E35" w14:textId="77777777" w:rsidTr="00D00D41">
        <w:tc>
          <w:tcPr>
            <w:tcW w:w="0" w:type="auto"/>
          </w:tcPr>
          <w:p w14:paraId="7185AD0B" w14:textId="77777777" w:rsidR="00D00D41" w:rsidRDefault="00D00D41" w:rsidP="00807BEF">
            <w:pPr>
              <w:keepNext/>
            </w:pPr>
            <w:proofErr w:type="spellStart"/>
            <w:r>
              <w:t>envelope_generator</w:t>
            </w:r>
            <w:proofErr w:type="spellEnd"/>
          </w:p>
        </w:tc>
        <w:tc>
          <w:tcPr>
            <w:tcW w:w="0" w:type="auto"/>
          </w:tcPr>
          <w:p w14:paraId="304C6354" w14:textId="77777777" w:rsidR="00D00D41" w:rsidRDefault="00D00D41" w:rsidP="00807BEF">
            <w:pPr>
              <w:keepNext/>
            </w:pPr>
            <w:r>
              <w:t>time_ maximum</w:t>
            </w:r>
          </w:p>
        </w:tc>
        <w:tc>
          <w:tcPr>
            <w:tcW w:w="0" w:type="auto"/>
          </w:tcPr>
          <w:p w14:paraId="7D8B4961" w14:textId="77777777" w:rsidR="00D00D41" w:rsidRDefault="00D00D41" w:rsidP="00D00D41">
            <w:pPr>
              <w:keepNext/>
              <w:jc w:val="center"/>
            </w:pPr>
            <w:r>
              <w:t>40.0</w:t>
            </w:r>
          </w:p>
        </w:tc>
        <w:tc>
          <w:tcPr>
            <w:tcW w:w="0" w:type="auto"/>
          </w:tcPr>
          <w:p w14:paraId="638B1375" w14:textId="77777777" w:rsidR="00D00D41" w:rsidRDefault="00D00D41" w:rsidP="00807BEF">
            <w:pPr>
              <w:keepNext/>
            </w:pPr>
            <w:r>
              <w:t>Maximum two-way travel time for generating the reverberation envelope time series.</w:t>
            </w:r>
          </w:p>
        </w:tc>
      </w:tr>
      <w:tr w:rsidR="00D00D41" w14:paraId="22597B56" w14:textId="77777777" w:rsidTr="00D00D41">
        <w:trPr>
          <w:cnfStyle w:val="000000100000" w:firstRow="0" w:lastRow="0" w:firstColumn="0" w:lastColumn="0" w:oddVBand="0" w:evenVBand="0" w:oddHBand="1" w:evenHBand="0" w:firstRowFirstColumn="0" w:firstRowLastColumn="0" w:lastRowFirstColumn="0" w:lastRowLastColumn="0"/>
        </w:trPr>
        <w:tc>
          <w:tcPr>
            <w:tcW w:w="0" w:type="auto"/>
          </w:tcPr>
          <w:p w14:paraId="7F6EC702" w14:textId="77777777" w:rsidR="00D00D41" w:rsidRDefault="00D00D41" w:rsidP="003E387B"/>
        </w:tc>
        <w:tc>
          <w:tcPr>
            <w:tcW w:w="0" w:type="auto"/>
          </w:tcPr>
          <w:p w14:paraId="57D59D2C" w14:textId="77777777" w:rsidR="00D00D41" w:rsidRDefault="00D00D41" w:rsidP="003E387B">
            <w:proofErr w:type="spellStart"/>
            <w:r>
              <w:t>time_increment</w:t>
            </w:r>
            <w:proofErr w:type="spellEnd"/>
          </w:p>
        </w:tc>
        <w:tc>
          <w:tcPr>
            <w:tcW w:w="0" w:type="auto"/>
          </w:tcPr>
          <w:p w14:paraId="38FB8E28" w14:textId="77777777" w:rsidR="00D00D41" w:rsidRDefault="00D00D41" w:rsidP="00D00D41">
            <w:pPr>
              <w:jc w:val="center"/>
            </w:pPr>
            <w:r>
              <w:t>1.0</w:t>
            </w:r>
          </w:p>
        </w:tc>
        <w:tc>
          <w:tcPr>
            <w:tcW w:w="0" w:type="auto"/>
          </w:tcPr>
          <w:p w14:paraId="258960F6" w14:textId="77777777" w:rsidR="00D00D41" w:rsidRDefault="00D00D41" w:rsidP="00807BEF">
            <w:r>
              <w:t>Sampling period for generating the reverberation envelope time series.</w:t>
            </w:r>
          </w:p>
        </w:tc>
      </w:tr>
    </w:tbl>
    <w:commentRangeEnd w:id="82"/>
    <w:p w14:paraId="5DDD4E09" w14:textId="77777777" w:rsidR="003E387B" w:rsidRPr="003E387B" w:rsidRDefault="00C03BB5" w:rsidP="003E387B">
      <w:r>
        <w:rPr>
          <w:rStyle w:val="CommentReference"/>
        </w:rPr>
        <w:commentReference w:id="82"/>
      </w:r>
    </w:p>
    <w:p w14:paraId="77AA8AFC" w14:textId="0883F91C" w:rsidR="0088212B" w:rsidRDefault="00C004D4" w:rsidP="0088212B">
      <w:pPr>
        <w:pStyle w:val="Heading2"/>
      </w:pPr>
      <w:bookmarkStart w:id="83" w:name="_Toc416777689"/>
      <w:r>
        <w:lastRenderedPageBreak/>
        <w:t xml:space="preserve">Define </w:t>
      </w:r>
      <w:r w:rsidR="0088212B">
        <w:t>Data Types</w:t>
      </w:r>
    </w:p>
    <w:p w14:paraId="49F86510" w14:textId="6A8757DF" w:rsidR="00E1115D" w:rsidRPr="00E1115D" w:rsidRDefault="00E1115D" w:rsidP="00E1115D">
      <w:r>
        <w:t xml:space="preserve">Various different data types are used. </w:t>
      </w:r>
    </w:p>
    <w:p w14:paraId="33BB490A" w14:textId="7D0DBDE4" w:rsidR="00C004D4" w:rsidRDefault="00C004D4" w:rsidP="0088212B">
      <w:r>
        <w:rPr>
          <w:noProof/>
        </w:rPr>
        <w:drawing>
          <wp:inline distT="0" distB="0" distL="0" distR="0" wp14:anchorId="56CD7F9A" wp14:editId="0DFDEBE2">
            <wp:extent cx="5943600" cy="5800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800725"/>
                    </a:xfrm>
                    <a:prstGeom prst="rect">
                      <a:avLst/>
                    </a:prstGeom>
                  </pic:spPr>
                </pic:pic>
              </a:graphicData>
            </a:graphic>
          </wp:inline>
        </w:drawing>
      </w:r>
    </w:p>
    <w:p w14:paraId="6EB70B26" w14:textId="6B4414FB" w:rsidR="00F304B2" w:rsidRDefault="00C004D4" w:rsidP="0088212B">
      <w:r>
        <w:t xml:space="preserve">The class </w:t>
      </w:r>
      <w:proofErr w:type="spellStart"/>
      <w:r w:rsidR="00CC546E">
        <w:rPr>
          <w:b/>
        </w:rPr>
        <w:t>wposition</w:t>
      </w:r>
      <w:proofErr w:type="spellEnd"/>
      <w:r w:rsidR="00CC546E">
        <w:rPr>
          <w:b/>
        </w:rPr>
        <w:t xml:space="preserve"> </w:t>
      </w:r>
      <w:r w:rsidR="00CC546E">
        <w:t>is world location in geodetic earth coordinates. Specifically, it uses the WGS-84 to define world position in latitude, longitude, and altitude.</w:t>
      </w:r>
      <w:r w:rsidR="005A7C92">
        <w:t xml:space="preserve"> In WGS-84 latitude is defined by the angle made between the normal vector on the earth’s reference ellipse and the equatorial plane. When traced back to the axis of rotation, this surface normal also passes through the center of curvature.  At the equator, the earth's radius of curvature is equal to the WGS-84 semi-major axis value of 6378137.0 meters. As you approach the poles, the radius of curvature gets larger (the earth </w:t>
      </w:r>
      <w:proofErr w:type="gramStart"/>
      <w:r w:rsidR="005A7C92">
        <w:t>get</w:t>
      </w:r>
      <w:proofErr w:type="gramEnd"/>
      <w:r w:rsidR="005A7C92">
        <w:t xml:space="preserve"> flatter) even though the actual radius of the earth gets smaller. The center of curvature, which is also the center of this model's spherical earth coordinate system, lies on the axis of rotation on the opposite side of the </w:t>
      </w:r>
      <w:r w:rsidR="005A7C92">
        <w:lastRenderedPageBreak/>
        <w:t xml:space="preserve">equatorial plane from the area of operations. The class </w:t>
      </w:r>
      <w:proofErr w:type="spellStart"/>
      <w:r w:rsidR="00CE3734">
        <w:rPr>
          <w:b/>
        </w:rPr>
        <w:t>w</w:t>
      </w:r>
      <w:r w:rsidR="00CC546E">
        <w:rPr>
          <w:b/>
        </w:rPr>
        <w:t>vector</w:t>
      </w:r>
      <w:proofErr w:type="spellEnd"/>
      <w:r w:rsidR="00CC546E">
        <w:t xml:space="preserve"> is a vector of spherical earth coordinates</w:t>
      </w:r>
      <w:r w:rsidR="00A2208A">
        <w:t xml:space="preserve"> defined in theta, rho and phi</w:t>
      </w:r>
      <w:r w:rsidR="00CE3734">
        <w:t>.</w:t>
      </w:r>
      <w:r w:rsidR="00F304B2">
        <w:t xml:space="preserve"> Used by WaveQ3D model so it can perform way tracing operations quickly using </w:t>
      </w:r>
      <w:proofErr w:type="spellStart"/>
      <w:r w:rsidR="00F304B2">
        <w:t>uBLAS</w:t>
      </w:r>
      <w:proofErr w:type="spellEnd"/>
      <w:r w:rsidR="00F304B2">
        <w:t>. Two different coordinate systems use this class as their underlying type</w:t>
      </w:r>
    </w:p>
    <w:p w14:paraId="75944817" w14:textId="79EA6715" w:rsidR="00F304B2" w:rsidRPr="00F304B2" w:rsidRDefault="00F304B2" w:rsidP="00F304B2">
      <w:pPr>
        <w:pStyle w:val="ListParagraph"/>
        <w:numPr>
          <w:ilvl w:val="0"/>
          <w:numId w:val="26"/>
        </w:numPr>
      </w:pPr>
      <w:r w:rsidRPr="00F304B2">
        <w:t>The spherical earth coordinate system measures absolute values of rho, theta, phi relative to a fixed geocentric reference system.</w:t>
      </w:r>
    </w:p>
    <w:p w14:paraId="2DE5DA1F" w14:textId="77909079" w:rsidR="00F304B2" w:rsidRDefault="00F304B2" w:rsidP="00F304B2">
      <w:pPr>
        <w:pStyle w:val="ListParagraph"/>
        <w:numPr>
          <w:ilvl w:val="0"/>
          <w:numId w:val="26"/>
        </w:numPr>
      </w:pPr>
      <w:r>
        <w:t>The ray direction coordinate system measures values relative the local basis vectors for rho, theta, phi.  These basis vectors change based on the current location of the ray.</w:t>
      </w:r>
    </w:p>
    <w:p w14:paraId="665D2A27" w14:textId="1C349AFF" w:rsidR="00D03497" w:rsidRDefault="00CE3734" w:rsidP="0088212B">
      <w:r>
        <w:t xml:space="preserve"> The class </w:t>
      </w:r>
      <w:r>
        <w:rPr>
          <w:b/>
        </w:rPr>
        <w:t xml:space="preserve">wpositon1 </w:t>
      </w:r>
      <w:r w:rsidR="00A2208A">
        <w:t>is a singleton of geodesic earth</w:t>
      </w:r>
      <w:r w:rsidR="005A7C92">
        <w:t>, useful</w:t>
      </w:r>
      <w:r w:rsidR="00F304B2">
        <w:t xml:space="preserve"> for preventing the use of 1x1 matrix operations. The same goes for </w:t>
      </w:r>
      <w:r w:rsidR="00F304B2">
        <w:rPr>
          <w:b/>
        </w:rPr>
        <w:t>w</w:t>
      </w:r>
      <w:r w:rsidR="00F0049D">
        <w:rPr>
          <w:b/>
        </w:rPr>
        <w:t>vector1</w:t>
      </w:r>
      <w:r w:rsidR="00F0049D">
        <w:t xml:space="preserve"> using spherical earth coordinates. </w:t>
      </w:r>
    </w:p>
    <w:p w14:paraId="292AE9C0" w14:textId="3EB5C005" w:rsidR="008D44D6" w:rsidRDefault="008D44D6" w:rsidP="0088212B">
      <w:r>
        <w:rPr>
          <w:noProof/>
        </w:rPr>
        <w:drawing>
          <wp:inline distT="0" distB="0" distL="0" distR="0" wp14:anchorId="1A853664" wp14:editId="453BCB68">
            <wp:extent cx="5943600" cy="4149725"/>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149725"/>
                    </a:xfrm>
                    <a:prstGeom prst="rect">
                      <a:avLst/>
                    </a:prstGeom>
                  </pic:spPr>
                </pic:pic>
              </a:graphicData>
            </a:graphic>
          </wp:inline>
        </w:drawing>
      </w:r>
    </w:p>
    <w:p w14:paraId="7B4901B0" w14:textId="77777777" w:rsidR="00A10C41" w:rsidRDefault="00BD16E4" w:rsidP="0088212B">
      <w:r>
        <w:t>Data grids and sequences define support for N-dimensional data sets and their associated axes. They support interpolation in any number of dimensions. Fast interpolation algorithms require an ability to lookup an axis index appropriate given a floating-point axis value. These axes are implemented as read-only, monostatic sequence of values.</w:t>
      </w:r>
    </w:p>
    <w:p w14:paraId="394678CC" w14:textId="5DC7A3FC" w:rsidR="00A10C41" w:rsidRDefault="00BD16E4" w:rsidP="0088212B">
      <w:r>
        <w:t xml:space="preserve"> </w:t>
      </w:r>
      <w:proofErr w:type="spellStart"/>
      <w:r w:rsidR="00747B46">
        <w:rPr>
          <w:b/>
        </w:rPr>
        <w:t>Data_grid_bathy</w:t>
      </w:r>
      <w:proofErr w:type="spellEnd"/>
      <w:r w:rsidR="00747B46">
        <w:t xml:space="preserve"> implements fast calculations for </w:t>
      </w:r>
      <w:proofErr w:type="spellStart"/>
      <w:r w:rsidR="00747B46">
        <w:rPr>
          <w:b/>
        </w:rPr>
        <w:t>data_grids</w:t>
      </w:r>
      <w:proofErr w:type="spellEnd"/>
      <w:r w:rsidR="00747B46">
        <w:t xml:space="preserve"> using a non-recursive engine on interpolation. Takes an existing </w:t>
      </w:r>
      <w:proofErr w:type="spellStart"/>
      <w:r w:rsidR="00747B46">
        <w:rPr>
          <w:b/>
        </w:rPr>
        <w:t>data_grid</w:t>
      </w:r>
      <w:proofErr w:type="spellEnd"/>
      <w:r w:rsidR="00747B46">
        <w:t xml:space="preserve"> and wraps it into a new </w:t>
      </w:r>
      <w:proofErr w:type="spellStart"/>
      <w:r w:rsidR="00747B46">
        <w:rPr>
          <w:b/>
        </w:rPr>
        <w:t>data_grid_fast</w:t>
      </w:r>
      <w:proofErr w:type="spellEnd"/>
      <w:r w:rsidR="00747B46">
        <w:t xml:space="preserve"> and </w:t>
      </w:r>
      <w:r w:rsidR="00A10C41">
        <w:t xml:space="preserve">overrides the interpolate function to implement the non-recursive algorithm. Assumes that both axes of the past </w:t>
      </w:r>
      <w:proofErr w:type="spellStart"/>
      <w:r w:rsidR="00A10C41">
        <w:rPr>
          <w:b/>
        </w:rPr>
        <w:t>data_grid</w:t>
      </w:r>
      <w:proofErr w:type="spellEnd"/>
      <w:r w:rsidR="00A10C41">
        <w:t xml:space="preserve"> have the same </w:t>
      </w:r>
      <w:proofErr w:type="spellStart"/>
      <w:r w:rsidR="00A10C41">
        <w:rPr>
          <w:b/>
        </w:rPr>
        <w:t>interp_type</w:t>
      </w:r>
      <w:proofErr w:type="spellEnd"/>
      <w:r w:rsidR="00A10C41">
        <w:t xml:space="preserve">. Note that </w:t>
      </w:r>
      <w:proofErr w:type="spellStart"/>
      <w:r w:rsidR="00A10C41">
        <w:rPr>
          <w:b/>
        </w:rPr>
        <w:t>data_grid_bathy</w:t>
      </w:r>
      <w:proofErr w:type="spellEnd"/>
      <w:r w:rsidR="00A10C41">
        <w:t xml:space="preserve"> is specific to 2-dimensional grids only.</w:t>
      </w:r>
    </w:p>
    <w:p w14:paraId="0DBBCBB1" w14:textId="77777777" w:rsidR="00E1115D" w:rsidRPr="00A10C41" w:rsidRDefault="00E1115D" w:rsidP="00E1115D">
      <w:proofErr w:type="spellStart"/>
      <w:r>
        <w:rPr>
          <w:b/>
        </w:rPr>
        <w:lastRenderedPageBreak/>
        <w:t>Data_grid_svp</w:t>
      </w:r>
      <w:proofErr w:type="spellEnd"/>
      <w:r>
        <w:t xml:space="preserve"> implements fast calculations for </w:t>
      </w:r>
      <w:proofErr w:type="spellStart"/>
      <w:r>
        <w:rPr>
          <w:b/>
        </w:rPr>
        <w:t>data_grids</w:t>
      </w:r>
      <w:proofErr w:type="spellEnd"/>
      <w:r>
        <w:t xml:space="preserve"> using a non-recursive engine on interpolation. Takes an existing </w:t>
      </w:r>
      <w:proofErr w:type="spellStart"/>
      <w:r>
        <w:rPr>
          <w:b/>
        </w:rPr>
        <w:t>data_grid</w:t>
      </w:r>
      <w:proofErr w:type="spellEnd"/>
      <w:r>
        <w:t xml:space="preserve"> and wraps it into a new </w:t>
      </w:r>
      <w:proofErr w:type="spellStart"/>
      <w:r>
        <w:rPr>
          <w:b/>
        </w:rPr>
        <w:t>data_grid_svp</w:t>
      </w:r>
      <w:proofErr w:type="spellEnd"/>
      <w:r>
        <w:t xml:space="preserve"> and overrides the interpolate function to implement the non-recursive algorithm.  Assumes that both axes of the passed </w:t>
      </w:r>
      <w:proofErr w:type="spellStart"/>
      <w:r>
        <w:rPr>
          <w:b/>
        </w:rPr>
        <w:t>data_grid</w:t>
      </w:r>
      <w:proofErr w:type="spellEnd"/>
      <w:r>
        <w:t xml:space="preserve"> have the same </w:t>
      </w:r>
      <w:proofErr w:type="spellStart"/>
      <w:r>
        <w:rPr>
          <w:b/>
        </w:rPr>
        <w:t>interp_type</w:t>
      </w:r>
      <w:proofErr w:type="spellEnd"/>
      <w:r>
        <w:t xml:space="preserve">. Note that </w:t>
      </w:r>
      <w:proofErr w:type="spellStart"/>
      <w:r>
        <w:rPr>
          <w:b/>
        </w:rPr>
        <w:t>data_grid_svp</w:t>
      </w:r>
      <w:proofErr w:type="spellEnd"/>
      <w:r>
        <w:t xml:space="preserve"> is specific to 3-dimensional grids only.</w:t>
      </w:r>
    </w:p>
    <w:p w14:paraId="67EE3593" w14:textId="558854ED" w:rsidR="00F15FF4" w:rsidRDefault="00F15FF4" w:rsidP="0088212B">
      <w:r>
        <w:t xml:space="preserve">A </w:t>
      </w:r>
      <w:proofErr w:type="spellStart"/>
      <w:r>
        <w:rPr>
          <w:b/>
        </w:rPr>
        <w:t>seq_vector</w:t>
      </w:r>
      <w:proofErr w:type="spellEnd"/>
      <w:r>
        <w:t xml:space="preserve"> is a </w:t>
      </w:r>
      <w:proofErr w:type="spellStart"/>
      <w:r>
        <w:t>read_only</w:t>
      </w:r>
      <w:proofErr w:type="spellEnd"/>
      <w:r>
        <w:t xml:space="preserve">, monostatic sequence of values. It is designed to be used as an interpolation axis for a multi-dimensional data sets. Fast interpolation algorithms require an ability to quickly lookup an axis index appropriate given a </w:t>
      </w:r>
      <w:proofErr w:type="gramStart"/>
      <w:r>
        <w:t>floating point</w:t>
      </w:r>
      <w:proofErr w:type="gramEnd"/>
      <w:r>
        <w:t xml:space="preserve"> axis value. </w:t>
      </w:r>
    </w:p>
    <w:p w14:paraId="386B6A82" w14:textId="14C77E9B" w:rsidR="003E31B7" w:rsidRDefault="003E31B7" w:rsidP="003E31B7">
      <w:r>
        <w:rPr>
          <w:noProof/>
        </w:rPr>
        <w:drawing>
          <wp:inline distT="0" distB="0" distL="0" distR="0" wp14:anchorId="4B9AE91F" wp14:editId="51462979">
            <wp:extent cx="5943600" cy="5427980"/>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427980"/>
                    </a:xfrm>
                    <a:prstGeom prst="rect">
                      <a:avLst/>
                    </a:prstGeom>
                  </pic:spPr>
                </pic:pic>
              </a:graphicData>
            </a:graphic>
          </wp:inline>
        </w:drawing>
      </w:r>
    </w:p>
    <w:p w14:paraId="02E2D4B5" w14:textId="2A6055A3" w:rsidR="003E31B7" w:rsidRPr="003E31B7" w:rsidRDefault="003E31B7" w:rsidP="003E31B7">
      <w:pPr>
        <w:pStyle w:val="ListParagraph"/>
        <w:numPr>
          <w:ilvl w:val="0"/>
          <w:numId w:val="25"/>
        </w:numPr>
      </w:pPr>
      <w:proofErr w:type="spellStart"/>
      <w:r>
        <w:rPr>
          <w:b/>
        </w:rPr>
        <w:t>seq_log</w:t>
      </w:r>
      <w:proofErr w:type="spellEnd"/>
      <w:r>
        <w:t xml:space="preserve"> – logarithmically spaced grid of points</w:t>
      </w:r>
    </w:p>
    <w:p w14:paraId="3421DC3C" w14:textId="31C19587" w:rsidR="003E31B7" w:rsidRPr="003E31B7" w:rsidRDefault="003E31B7" w:rsidP="003E31B7">
      <w:pPr>
        <w:pStyle w:val="ListParagraph"/>
        <w:numPr>
          <w:ilvl w:val="0"/>
          <w:numId w:val="25"/>
        </w:numPr>
      </w:pPr>
      <w:proofErr w:type="spellStart"/>
      <w:r>
        <w:rPr>
          <w:b/>
        </w:rPr>
        <w:t>seq_linear</w:t>
      </w:r>
      <w:proofErr w:type="spellEnd"/>
      <w:r>
        <w:t xml:space="preserve"> – evenly spaced grid of points</w:t>
      </w:r>
    </w:p>
    <w:p w14:paraId="15609613" w14:textId="3AFE45F8" w:rsidR="003E31B7" w:rsidRPr="003E31B7" w:rsidRDefault="003E31B7" w:rsidP="003E31B7">
      <w:pPr>
        <w:pStyle w:val="ListParagraph"/>
        <w:numPr>
          <w:ilvl w:val="0"/>
          <w:numId w:val="25"/>
        </w:numPr>
      </w:pPr>
      <w:proofErr w:type="spellStart"/>
      <w:r>
        <w:rPr>
          <w:b/>
        </w:rPr>
        <w:t>seq_data</w:t>
      </w:r>
      <w:proofErr w:type="spellEnd"/>
      <w:r>
        <w:t xml:space="preserve"> – unevenly spaced vector of points (use </w:t>
      </w:r>
      <w:r>
        <w:rPr>
          <w:b/>
        </w:rPr>
        <w:t>_log</w:t>
      </w:r>
      <w:r>
        <w:t xml:space="preserve"> or </w:t>
      </w:r>
      <w:r>
        <w:rPr>
          <w:b/>
        </w:rPr>
        <w:t>_linear</w:t>
      </w:r>
      <w:r>
        <w:t xml:space="preserve"> if possible for better performance)</w:t>
      </w:r>
    </w:p>
    <w:p w14:paraId="4F20CE68" w14:textId="3E194AFB" w:rsidR="003E31B7" w:rsidRDefault="003E31B7" w:rsidP="003E31B7">
      <w:pPr>
        <w:pStyle w:val="ListParagraph"/>
        <w:numPr>
          <w:ilvl w:val="1"/>
          <w:numId w:val="25"/>
        </w:numPr>
      </w:pPr>
      <w:proofErr w:type="spellStart"/>
      <w:r>
        <w:rPr>
          <w:b/>
        </w:rPr>
        <w:t>seq_rayfan</w:t>
      </w:r>
      <w:proofErr w:type="spellEnd"/>
      <w:r>
        <w:t xml:space="preserve"> – sequence of values that are tange</w:t>
      </w:r>
      <w:r w:rsidR="00E1115D">
        <w:t>ntially spaced:</w:t>
      </w:r>
    </w:p>
    <w:p w14:paraId="316E6B63" w14:textId="77777777" w:rsidR="00E1115D" w:rsidRPr="00E1115D" w:rsidRDefault="00E1115D" w:rsidP="00E1115D">
      <w:pPr>
        <w:pStyle w:val="ListParagraph"/>
        <w:ind w:left="792"/>
      </w:pPr>
      <w:r w:rsidRPr="00E1115D">
        <w:t xml:space="preserve">     de = s * </w:t>
      </w:r>
      <w:proofErr w:type="gramStart"/>
      <w:r w:rsidRPr="00E1115D">
        <w:t>tan( u</w:t>
      </w:r>
      <w:proofErr w:type="gramEnd"/>
      <w:r w:rsidRPr="00E1115D">
        <w:t xml:space="preserve"> ) + de0</w:t>
      </w:r>
    </w:p>
    <w:p w14:paraId="741A8BBB" w14:textId="77777777" w:rsidR="00E1115D" w:rsidRPr="00E1115D" w:rsidRDefault="00E1115D" w:rsidP="00E1115D">
      <w:pPr>
        <w:pStyle w:val="ListParagraph"/>
        <w:ind w:left="792"/>
      </w:pPr>
      <w:r w:rsidRPr="00E1115D">
        <w:lastRenderedPageBreak/>
        <w:t>where:</w:t>
      </w:r>
    </w:p>
    <w:p w14:paraId="396F6BD0" w14:textId="77777777" w:rsidR="00E1115D" w:rsidRPr="00E1115D" w:rsidRDefault="00E1115D" w:rsidP="00E1115D">
      <w:pPr>
        <w:pStyle w:val="ListParagraph"/>
        <w:ind w:left="792"/>
      </w:pPr>
      <w:r w:rsidRPr="00E1115D">
        <w:t xml:space="preserve">     u   = uniformly spaced sequence</w:t>
      </w:r>
    </w:p>
    <w:p w14:paraId="0287CD2E" w14:textId="77777777" w:rsidR="00E1115D" w:rsidRPr="00E1115D" w:rsidRDefault="00E1115D" w:rsidP="00E1115D">
      <w:pPr>
        <w:pStyle w:val="ListParagraph"/>
        <w:ind w:left="792"/>
      </w:pPr>
      <w:r w:rsidRPr="00E1115D">
        <w:t xml:space="preserve">     s   = spreading factor</w:t>
      </w:r>
    </w:p>
    <w:p w14:paraId="2BD744E9" w14:textId="4E59BAC4" w:rsidR="00E1115D" w:rsidRPr="003E31B7" w:rsidRDefault="00E1115D" w:rsidP="00E1115D">
      <w:pPr>
        <w:pStyle w:val="ListParagraph"/>
        <w:ind w:left="792"/>
      </w:pPr>
      <w:r w:rsidRPr="00E1115D">
        <w:t xml:space="preserve">     </w:t>
      </w:r>
      <w:proofErr w:type="gramStart"/>
      <w:r w:rsidRPr="00E1115D">
        <w:t>de  =</w:t>
      </w:r>
      <w:proofErr w:type="gramEnd"/>
      <w:r w:rsidRPr="00E1115D">
        <w:t xml:space="preserve"> resulting sequence of angles</w:t>
      </w:r>
    </w:p>
    <w:p w14:paraId="61DBFEF2" w14:textId="5C69CF38" w:rsidR="003E31B7" w:rsidRPr="00F15FF4" w:rsidRDefault="003E31B7" w:rsidP="003E31B7">
      <w:pPr>
        <w:pStyle w:val="ListParagraph"/>
        <w:numPr>
          <w:ilvl w:val="1"/>
          <w:numId w:val="25"/>
        </w:numPr>
      </w:pPr>
      <w:proofErr w:type="spellStart"/>
      <w:r>
        <w:rPr>
          <w:b/>
        </w:rPr>
        <w:t>seq_augment</w:t>
      </w:r>
      <w:proofErr w:type="spellEnd"/>
      <w:r w:rsidR="00E1115D">
        <w:t xml:space="preserve"> – augments a </w:t>
      </w:r>
      <w:proofErr w:type="spellStart"/>
      <w:r w:rsidR="00E1115D">
        <w:rPr>
          <w:b/>
        </w:rPr>
        <w:t>seq_vector</w:t>
      </w:r>
      <w:proofErr w:type="spellEnd"/>
      <w:r w:rsidR="00E1115D">
        <w:t xml:space="preserve"> to include more rays in the vertical direction. Commonly used when attempting to produce eigenrays for a monostatic target/sensor scenario. </w:t>
      </w:r>
    </w:p>
    <w:p w14:paraId="55184D85" w14:textId="29CED801" w:rsidR="00705A46" w:rsidRDefault="00705A46">
      <w:pPr>
        <w:pStyle w:val="Heading2"/>
      </w:pPr>
      <w:proofErr w:type="spellStart"/>
      <w:r>
        <w:t>uBLAS</w:t>
      </w:r>
      <w:proofErr w:type="spellEnd"/>
    </w:p>
    <w:p w14:paraId="06F26504" w14:textId="77777777" w:rsidR="0078728B" w:rsidRDefault="00705A46" w:rsidP="00705A46">
      <w:proofErr w:type="spellStart"/>
      <w:r>
        <w:t>uBLAS</w:t>
      </w:r>
      <w:proofErr w:type="spellEnd"/>
      <w:r>
        <w:t xml:space="preserve"> is a template library that provides MATLAB-like routines for scientific application</w:t>
      </w:r>
      <w:r w:rsidR="0078728B">
        <w:t>.</w:t>
      </w:r>
    </w:p>
    <w:p w14:paraId="66FB34C7" w14:textId="4D4165E0" w:rsidR="0078728B" w:rsidRDefault="0078728B" w:rsidP="0078728B">
      <w:pPr>
        <w:pStyle w:val="ListParagraph"/>
        <w:numPr>
          <w:ilvl w:val="0"/>
          <w:numId w:val="25"/>
        </w:numPr>
      </w:pPr>
      <w:r>
        <w:t>Vector and Matrix Math</w:t>
      </w:r>
    </w:p>
    <w:p w14:paraId="6DD2B5E1" w14:textId="6D794124" w:rsidR="00D3412E" w:rsidRPr="00D3412E" w:rsidRDefault="00D3412E" w:rsidP="00D3412E">
      <w:pPr>
        <w:pStyle w:val="ListParagraph"/>
        <w:ind w:left="360"/>
      </w:pPr>
      <w:r>
        <w:t xml:space="preserve">The below operations apply to real or complex vectors and matrices. Each contain their own header file </w:t>
      </w:r>
      <w:proofErr w:type="spellStart"/>
      <w:r>
        <w:rPr>
          <w:b/>
        </w:rPr>
        <w:t>vector_math.h</w:t>
      </w:r>
      <w:proofErr w:type="spellEnd"/>
      <w:r>
        <w:t xml:space="preserve"> and </w:t>
      </w:r>
      <w:proofErr w:type="spellStart"/>
      <w:r>
        <w:rPr>
          <w:b/>
        </w:rPr>
        <w:t>matrix_math.h</w:t>
      </w:r>
      <w:proofErr w:type="spellEnd"/>
      <w:r>
        <w:t xml:space="preserve"> respectfully and the details of the mathematics are located within </w:t>
      </w:r>
      <w:proofErr w:type="spellStart"/>
      <w:r>
        <w:rPr>
          <w:b/>
        </w:rPr>
        <w:t>scalar_math.h</w:t>
      </w:r>
      <w:proofErr w:type="spellEnd"/>
      <w:r>
        <w:t>. Functions include:</w:t>
      </w:r>
    </w:p>
    <w:p w14:paraId="04E63EAF" w14:textId="5975F15B" w:rsidR="0078728B" w:rsidRDefault="0078728B" w:rsidP="0078728B">
      <w:pPr>
        <w:pStyle w:val="ListParagraph"/>
        <w:numPr>
          <w:ilvl w:val="1"/>
          <w:numId w:val="25"/>
        </w:numPr>
      </w:pPr>
      <w:r w:rsidRPr="0002709C">
        <w:rPr>
          <w:b/>
        </w:rPr>
        <w:t>Scalar addition</w:t>
      </w:r>
    </w:p>
    <w:p w14:paraId="1CB9227A" w14:textId="1DB90619" w:rsidR="0078728B" w:rsidRPr="0002709C" w:rsidRDefault="00466650" w:rsidP="0078728B">
      <w:pPr>
        <w:pStyle w:val="ListParagraph"/>
        <w:numPr>
          <w:ilvl w:val="1"/>
          <w:numId w:val="25"/>
        </w:numPr>
      </w:pPr>
      <w:r w:rsidRPr="0002709C">
        <w:rPr>
          <w:b/>
        </w:rPr>
        <w:t>Division of scalar by matrix</w:t>
      </w:r>
    </w:p>
    <w:p w14:paraId="090862EB" w14:textId="22DA0A28" w:rsidR="00466650" w:rsidRPr="0002709C" w:rsidRDefault="00466650" w:rsidP="00466650">
      <w:pPr>
        <w:pStyle w:val="ListParagraph"/>
        <w:numPr>
          <w:ilvl w:val="1"/>
          <w:numId w:val="25"/>
        </w:numPr>
        <w:rPr>
          <w:i/>
        </w:rPr>
      </w:pPr>
      <w:r w:rsidRPr="0002709C">
        <w:rPr>
          <w:b/>
        </w:rPr>
        <w:t>Limiting Functions</w:t>
      </w:r>
      <w:r w:rsidRPr="0002709C">
        <w:rPr>
          <w:i/>
        </w:rPr>
        <w:t xml:space="preserve">: </w:t>
      </w:r>
      <w:proofErr w:type="gramStart"/>
      <w:r w:rsidRPr="0002709C">
        <w:rPr>
          <w:i/>
        </w:rPr>
        <w:t>max(</w:t>
      </w:r>
      <w:proofErr w:type="gramEnd"/>
      <w:r w:rsidRPr="0002709C">
        <w:rPr>
          <w:i/>
        </w:rPr>
        <w:t>), min(), floor(), ceil()</w:t>
      </w:r>
    </w:p>
    <w:p w14:paraId="10334E47" w14:textId="1D5CA0F5" w:rsidR="00466650" w:rsidRPr="0002709C" w:rsidRDefault="00466650" w:rsidP="00466650">
      <w:pPr>
        <w:pStyle w:val="ListParagraph"/>
        <w:numPr>
          <w:ilvl w:val="1"/>
          <w:numId w:val="25"/>
        </w:numPr>
        <w:rPr>
          <w:i/>
        </w:rPr>
      </w:pPr>
      <w:r w:rsidRPr="0002709C">
        <w:rPr>
          <w:b/>
        </w:rPr>
        <w:t>Algebraic Functions</w:t>
      </w:r>
      <w:r w:rsidRPr="0002709C">
        <w:rPr>
          <w:i/>
        </w:rPr>
        <w:t xml:space="preserve">: </w:t>
      </w:r>
      <w:proofErr w:type="gramStart"/>
      <w:r w:rsidRPr="0002709C">
        <w:rPr>
          <w:i/>
        </w:rPr>
        <w:t>abs(</w:t>
      </w:r>
      <w:proofErr w:type="gramEnd"/>
      <w:r w:rsidRPr="0002709C">
        <w:rPr>
          <w:i/>
        </w:rPr>
        <w:t xml:space="preserve">), abs2(), </w:t>
      </w:r>
      <w:proofErr w:type="spellStart"/>
      <w:r w:rsidRPr="0002709C">
        <w:rPr>
          <w:i/>
        </w:rPr>
        <w:t>arg</w:t>
      </w:r>
      <w:proofErr w:type="spellEnd"/>
      <w:r w:rsidRPr="0002709C">
        <w:rPr>
          <w:i/>
        </w:rPr>
        <w:t xml:space="preserve">(), sqrt(), </w:t>
      </w:r>
      <w:proofErr w:type="spellStart"/>
      <w:r w:rsidRPr="0002709C">
        <w:rPr>
          <w:i/>
        </w:rPr>
        <w:t>copysign</w:t>
      </w:r>
      <w:proofErr w:type="spellEnd"/>
      <w:r w:rsidRPr="0002709C">
        <w:rPr>
          <w:i/>
        </w:rPr>
        <w:t>()</w:t>
      </w:r>
    </w:p>
    <w:p w14:paraId="310A0870" w14:textId="03CDFBF0" w:rsidR="00466650" w:rsidRPr="0002709C" w:rsidRDefault="00466650" w:rsidP="00466650">
      <w:pPr>
        <w:pStyle w:val="ListParagraph"/>
        <w:numPr>
          <w:ilvl w:val="1"/>
          <w:numId w:val="25"/>
        </w:numPr>
        <w:rPr>
          <w:i/>
        </w:rPr>
      </w:pPr>
      <w:r w:rsidRPr="0002709C">
        <w:rPr>
          <w:b/>
        </w:rPr>
        <w:t>Trigonometric Functions</w:t>
      </w:r>
      <w:r>
        <w:t xml:space="preserve">: </w:t>
      </w:r>
      <w:proofErr w:type="gramStart"/>
      <w:r w:rsidRPr="0002709C">
        <w:rPr>
          <w:i/>
        </w:rPr>
        <w:t>cos(</w:t>
      </w:r>
      <w:proofErr w:type="gramEnd"/>
      <w:r w:rsidRPr="0002709C">
        <w:rPr>
          <w:i/>
        </w:rPr>
        <w:t xml:space="preserve">), </w:t>
      </w:r>
      <w:proofErr w:type="spellStart"/>
      <w:r w:rsidRPr="0002709C">
        <w:rPr>
          <w:i/>
        </w:rPr>
        <w:t>cosh</w:t>
      </w:r>
      <w:proofErr w:type="spellEnd"/>
      <w:r w:rsidRPr="0002709C">
        <w:rPr>
          <w:i/>
        </w:rPr>
        <w:t xml:space="preserve">(), sin(), </w:t>
      </w:r>
      <w:proofErr w:type="spellStart"/>
      <w:r w:rsidRPr="0002709C">
        <w:rPr>
          <w:i/>
        </w:rPr>
        <w:t>sinh</w:t>
      </w:r>
      <w:proofErr w:type="spellEnd"/>
      <w:r w:rsidRPr="0002709C">
        <w:rPr>
          <w:i/>
        </w:rPr>
        <w:t>(), tan(), tanh()</w:t>
      </w:r>
    </w:p>
    <w:p w14:paraId="418B1A38" w14:textId="007EA554" w:rsidR="00466650" w:rsidRPr="0002709C" w:rsidRDefault="00466650" w:rsidP="00466650">
      <w:pPr>
        <w:pStyle w:val="ListParagraph"/>
        <w:numPr>
          <w:ilvl w:val="1"/>
          <w:numId w:val="25"/>
        </w:numPr>
        <w:rPr>
          <w:i/>
        </w:rPr>
      </w:pPr>
      <w:r w:rsidRPr="0002709C">
        <w:rPr>
          <w:b/>
        </w:rPr>
        <w:t>Inverse Trigonometric Functions</w:t>
      </w:r>
      <w:r>
        <w:t xml:space="preserve">: </w:t>
      </w:r>
      <w:proofErr w:type="spellStart"/>
      <w:proofErr w:type="gramStart"/>
      <w:r w:rsidRPr="0002709C">
        <w:rPr>
          <w:i/>
        </w:rPr>
        <w:t>acos</w:t>
      </w:r>
      <w:proofErr w:type="spellEnd"/>
      <w:r w:rsidRPr="0002709C">
        <w:rPr>
          <w:i/>
        </w:rPr>
        <w:t>(</w:t>
      </w:r>
      <w:proofErr w:type="gramEnd"/>
      <w:r w:rsidRPr="0002709C">
        <w:rPr>
          <w:i/>
        </w:rPr>
        <w:t xml:space="preserve">), </w:t>
      </w:r>
      <w:proofErr w:type="spellStart"/>
      <w:r w:rsidRPr="0002709C">
        <w:rPr>
          <w:i/>
        </w:rPr>
        <w:t>acosh</w:t>
      </w:r>
      <w:proofErr w:type="spellEnd"/>
      <w:r w:rsidRPr="0002709C">
        <w:rPr>
          <w:i/>
        </w:rPr>
        <w:t xml:space="preserve">(), </w:t>
      </w:r>
      <w:proofErr w:type="spellStart"/>
      <w:r w:rsidRPr="0002709C">
        <w:rPr>
          <w:i/>
        </w:rPr>
        <w:t>asin</w:t>
      </w:r>
      <w:proofErr w:type="spellEnd"/>
      <w:r w:rsidRPr="0002709C">
        <w:rPr>
          <w:i/>
        </w:rPr>
        <w:t xml:space="preserve">(), </w:t>
      </w:r>
      <w:proofErr w:type="spellStart"/>
      <w:r w:rsidRPr="0002709C">
        <w:rPr>
          <w:i/>
        </w:rPr>
        <w:t>asinh</w:t>
      </w:r>
      <w:proofErr w:type="spellEnd"/>
      <w:r w:rsidRPr="0002709C">
        <w:rPr>
          <w:i/>
        </w:rPr>
        <w:t xml:space="preserve">(), </w:t>
      </w:r>
      <w:proofErr w:type="spellStart"/>
      <w:r w:rsidRPr="0002709C">
        <w:rPr>
          <w:i/>
        </w:rPr>
        <w:t>atan</w:t>
      </w:r>
      <w:proofErr w:type="spellEnd"/>
      <w:r w:rsidRPr="0002709C">
        <w:rPr>
          <w:i/>
        </w:rPr>
        <w:t xml:space="preserve">(), atan2(), </w:t>
      </w:r>
      <w:proofErr w:type="spellStart"/>
      <w:r w:rsidRPr="0002709C">
        <w:rPr>
          <w:i/>
        </w:rPr>
        <w:t>atanh</w:t>
      </w:r>
      <w:proofErr w:type="spellEnd"/>
      <w:r w:rsidRPr="0002709C">
        <w:rPr>
          <w:i/>
        </w:rPr>
        <w:t>()</w:t>
      </w:r>
    </w:p>
    <w:p w14:paraId="15994363" w14:textId="27575CFC" w:rsidR="00466650" w:rsidRPr="0002709C" w:rsidRDefault="00466650" w:rsidP="00466650">
      <w:pPr>
        <w:pStyle w:val="ListParagraph"/>
        <w:numPr>
          <w:ilvl w:val="1"/>
          <w:numId w:val="25"/>
        </w:numPr>
        <w:rPr>
          <w:i/>
        </w:rPr>
      </w:pPr>
      <w:r w:rsidRPr="0002709C">
        <w:rPr>
          <w:b/>
        </w:rPr>
        <w:t>Exponential Functions</w:t>
      </w:r>
      <w:r>
        <w:t xml:space="preserve">: </w:t>
      </w:r>
      <w:proofErr w:type="gramStart"/>
      <w:r w:rsidRPr="0002709C">
        <w:rPr>
          <w:i/>
        </w:rPr>
        <w:t>exp(</w:t>
      </w:r>
      <w:proofErr w:type="gramEnd"/>
      <w:r w:rsidRPr="0002709C">
        <w:rPr>
          <w:i/>
        </w:rPr>
        <w:t>), log(), log10(), pow()</w:t>
      </w:r>
    </w:p>
    <w:p w14:paraId="5D96E771" w14:textId="5D6511C3" w:rsidR="00466650" w:rsidRPr="0002709C" w:rsidRDefault="00466650" w:rsidP="00466650">
      <w:pPr>
        <w:pStyle w:val="ListParagraph"/>
        <w:numPr>
          <w:ilvl w:val="1"/>
          <w:numId w:val="25"/>
        </w:numPr>
        <w:rPr>
          <w:i/>
        </w:rPr>
      </w:pPr>
      <w:r w:rsidRPr="0002709C">
        <w:rPr>
          <w:b/>
        </w:rPr>
        <w:t>Signal Processing Functions</w:t>
      </w:r>
      <w:r>
        <w:t xml:space="preserve">: </w:t>
      </w:r>
      <w:proofErr w:type="gramStart"/>
      <w:r w:rsidR="00D3412E" w:rsidRPr="0002709C">
        <w:rPr>
          <w:i/>
        </w:rPr>
        <w:t>signal(</w:t>
      </w:r>
      <w:proofErr w:type="gramEnd"/>
      <w:r w:rsidR="00D3412E" w:rsidRPr="0002709C">
        <w:rPr>
          <w:i/>
        </w:rPr>
        <w:t xml:space="preserve">), </w:t>
      </w:r>
      <w:proofErr w:type="spellStart"/>
      <w:r w:rsidR="00D3412E" w:rsidRPr="0002709C">
        <w:rPr>
          <w:i/>
        </w:rPr>
        <w:t>asignal</w:t>
      </w:r>
      <w:proofErr w:type="spellEnd"/>
      <w:r w:rsidR="00D3412E" w:rsidRPr="0002709C">
        <w:rPr>
          <w:i/>
        </w:rPr>
        <w:t>()</w:t>
      </w:r>
    </w:p>
    <w:p w14:paraId="1D3B8F39" w14:textId="57A15AF8" w:rsidR="0078728B" w:rsidRDefault="0078728B" w:rsidP="0078728B">
      <w:pPr>
        <w:pStyle w:val="ListParagraph"/>
        <w:numPr>
          <w:ilvl w:val="0"/>
          <w:numId w:val="25"/>
        </w:numPr>
      </w:pPr>
      <w:r>
        <w:t>Random Numbers</w:t>
      </w:r>
    </w:p>
    <w:p w14:paraId="642BB76E" w14:textId="648316F1" w:rsidR="00273CA7" w:rsidRDefault="00273CA7" w:rsidP="00273CA7">
      <w:pPr>
        <w:pStyle w:val="ListParagraph"/>
        <w:ind w:left="360"/>
      </w:pPr>
      <w:r>
        <w:t xml:space="preserve">Class for integration the Boost Random Number Library with </w:t>
      </w:r>
      <w:proofErr w:type="spellStart"/>
      <w:r>
        <w:t>uBLAS</w:t>
      </w:r>
      <w:proofErr w:type="spellEnd"/>
      <w:r>
        <w:t xml:space="preserve"> vectors and matrices. Because all methods are declared static, a class of this type is never actually created. Functions include:</w:t>
      </w:r>
    </w:p>
    <w:p w14:paraId="49A309D1" w14:textId="7F888AA0" w:rsidR="00D3412E" w:rsidRPr="0002709C" w:rsidRDefault="00273CA7" w:rsidP="00273CA7">
      <w:pPr>
        <w:pStyle w:val="ListParagraph"/>
        <w:numPr>
          <w:ilvl w:val="1"/>
          <w:numId w:val="25"/>
        </w:numPr>
        <w:rPr>
          <w:b/>
        </w:rPr>
      </w:pPr>
      <w:proofErr w:type="gramStart"/>
      <w:r w:rsidRPr="0002709C">
        <w:rPr>
          <w:i/>
        </w:rPr>
        <w:t>fill</w:t>
      </w:r>
      <w:r w:rsidR="0002709C" w:rsidRPr="0002709C">
        <w:rPr>
          <w:i/>
        </w:rPr>
        <w:t>(</w:t>
      </w:r>
      <w:proofErr w:type="gramEnd"/>
      <w:r w:rsidR="0002709C" w:rsidRPr="0002709C">
        <w:rPr>
          <w:i/>
        </w:rPr>
        <w:t>)</w:t>
      </w:r>
      <w:r>
        <w:t xml:space="preserve"> </w:t>
      </w:r>
      <w:r w:rsidRPr="0002709C">
        <w:rPr>
          <w:b/>
        </w:rPr>
        <w:t>*vector and matric</w:t>
      </w:r>
    </w:p>
    <w:p w14:paraId="7AAA2CA0" w14:textId="511B7CB2" w:rsidR="00273CA7" w:rsidRDefault="00273CA7" w:rsidP="00273CA7">
      <w:pPr>
        <w:pStyle w:val="ListParagraph"/>
        <w:numPr>
          <w:ilvl w:val="1"/>
          <w:numId w:val="25"/>
        </w:numPr>
      </w:pPr>
      <w:proofErr w:type="gramStart"/>
      <w:r w:rsidRPr="0002709C">
        <w:rPr>
          <w:i/>
        </w:rPr>
        <w:t>gaussian</w:t>
      </w:r>
      <w:r w:rsidR="0002709C" w:rsidRPr="0002709C">
        <w:rPr>
          <w:i/>
        </w:rPr>
        <w:t>(</w:t>
      </w:r>
      <w:proofErr w:type="gramEnd"/>
      <w:r w:rsidR="0002709C" w:rsidRPr="0002709C">
        <w:rPr>
          <w:i/>
        </w:rPr>
        <w:t>)</w:t>
      </w:r>
      <w:r>
        <w:t xml:space="preserve"> </w:t>
      </w:r>
      <w:r w:rsidRPr="0002709C">
        <w:rPr>
          <w:b/>
        </w:rPr>
        <w:t>*single, vector and matrix</w:t>
      </w:r>
    </w:p>
    <w:p w14:paraId="17D083C0" w14:textId="55CFBCE9" w:rsidR="00273CA7" w:rsidRPr="0002709C" w:rsidRDefault="00273CA7" w:rsidP="00273CA7">
      <w:pPr>
        <w:pStyle w:val="ListParagraph"/>
        <w:numPr>
          <w:ilvl w:val="1"/>
          <w:numId w:val="25"/>
        </w:numPr>
        <w:rPr>
          <w:b/>
        </w:rPr>
      </w:pPr>
      <w:proofErr w:type="gramStart"/>
      <w:r w:rsidRPr="0002709C">
        <w:rPr>
          <w:i/>
        </w:rPr>
        <w:t>noise</w:t>
      </w:r>
      <w:r w:rsidR="0002709C" w:rsidRPr="0002709C">
        <w:rPr>
          <w:i/>
        </w:rPr>
        <w:t>(</w:t>
      </w:r>
      <w:proofErr w:type="gramEnd"/>
      <w:r w:rsidR="0002709C" w:rsidRPr="0002709C">
        <w:rPr>
          <w:i/>
        </w:rPr>
        <w:t>)</w:t>
      </w:r>
      <w:r>
        <w:t xml:space="preserve"> </w:t>
      </w:r>
      <w:r w:rsidRPr="0002709C">
        <w:rPr>
          <w:b/>
        </w:rPr>
        <w:t>*vector and matrix</w:t>
      </w:r>
    </w:p>
    <w:p w14:paraId="35F69716" w14:textId="5EBF06CF" w:rsidR="00273CA7" w:rsidRPr="0002709C" w:rsidRDefault="00273CA7" w:rsidP="00273CA7">
      <w:pPr>
        <w:pStyle w:val="ListParagraph"/>
        <w:numPr>
          <w:ilvl w:val="1"/>
          <w:numId w:val="25"/>
        </w:numPr>
        <w:rPr>
          <w:i/>
        </w:rPr>
      </w:pPr>
      <w:proofErr w:type="gramStart"/>
      <w:r w:rsidRPr="0002709C">
        <w:rPr>
          <w:i/>
        </w:rPr>
        <w:t>seed</w:t>
      </w:r>
      <w:r w:rsidR="0002709C" w:rsidRPr="0002709C">
        <w:rPr>
          <w:i/>
        </w:rPr>
        <w:t>(</w:t>
      </w:r>
      <w:proofErr w:type="gramEnd"/>
      <w:r w:rsidR="0002709C" w:rsidRPr="0002709C">
        <w:rPr>
          <w:i/>
        </w:rPr>
        <w:t>)</w:t>
      </w:r>
    </w:p>
    <w:p w14:paraId="23D3171E" w14:textId="58C88AB2" w:rsidR="00273CA7" w:rsidRDefault="00273CA7" w:rsidP="00273CA7">
      <w:pPr>
        <w:pStyle w:val="ListParagraph"/>
        <w:numPr>
          <w:ilvl w:val="1"/>
          <w:numId w:val="25"/>
        </w:numPr>
      </w:pPr>
      <w:proofErr w:type="gramStart"/>
      <w:r w:rsidRPr="0002709C">
        <w:rPr>
          <w:i/>
        </w:rPr>
        <w:t>uniform</w:t>
      </w:r>
      <w:r w:rsidR="0002709C" w:rsidRPr="0002709C">
        <w:rPr>
          <w:i/>
        </w:rPr>
        <w:t>(</w:t>
      </w:r>
      <w:proofErr w:type="gramEnd"/>
      <w:r w:rsidR="0002709C" w:rsidRPr="0002709C">
        <w:rPr>
          <w:i/>
        </w:rPr>
        <w:t>)</w:t>
      </w:r>
      <w:r>
        <w:t xml:space="preserve"> </w:t>
      </w:r>
      <w:r w:rsidRPr="0002709C">
        <w:rPr>
          <w:b/>
        </w:rPr>
        <w:t>*single, vector or matrix</w:t>
      </w:r>
    </w:p>
    <w:p w14:paraId="0E07872A" w14:textId="77777777" w:rsidR="00193A1B" w:rsidRDefault="00B37DC7" w:rsidP="00903408">
      <w:pPr>
        <w:pStyle w:val="Heading1"/>
      </w:pPr>
      <w:r>
        <w:t>Algorithms</w:t>
      </w:r>
      <w:bookmarkEnd w:id="83"/>
    </w:p>
    <w:p w14:paraId="51D90C35" w14:textId="77777777" w:rsidR="00FA6EE8" w:rsidRDefault="00FA6EE8" w:rsidP="00FA6EE8">
      <w:pPr>
        <w:pStyle w:val="Heading2"/>
      </w:pPr>
      <w:bookmarkStart w:id="84" w:name="_Toc416777690"/>
      <w:r>
        <w:t>Multiple read/single write locks</w:t>
      </w:r>
      <w:bookmarkEnd w:id="84"/>
    </w:p>
    <w:p w14:paraId="0EB61EB4" w14:textId="77777777" w:rsidR="00721D11" w:rsidRPr="00710989" w:rsidRDefault="00FA6EE8" w:rsidP="00721D11">
      <w:r>
        <w:t xml:space="preserve">This </w:t>
      </w:r>
      <w:proofErr w:type="spellStart"/>
      <w:proofErr w:type="gramStart"/>
      <w:r w:rsidRPr="00FA6EE8">
        <w:rPr>
          <w:rStyle w:val="IntenseEmphasis"/>
        </w:rPr>
        <w:t>usml</w:t>
      </w:r>
      <w:proofErr w:type="spellEnd"/>
      <w:r w:rsidRPr="00FA6EE8">
        <w:rPr>
          <w:rStyle w:val="IntenseEmphasis"/>
        </w:rPr>
        <w:t>::</w:t>
      </w:r>
      <w:proofErr w:type="gramEnd"/>
      <w:r w:rsidRPr="00FA6EE8">
        <w:rPr>
          <w:rStyle w:val="IntenseEmphasis"/>
        </w:rPr>
        <w:t xml:space="preserve">threads </w:t>
      </w:r>
      <w:r>
        <w:t xml:space="preserve">package includes </w:t>
      </w:r>
      <w:r w:rsidRPr="001757EF">
        <w:rPr>
          <w:rStyle w:val="IntenseEmphasis"/>
        </w:rPr>
        <w:t>typedefs</w:t>
      </w:r>
      <w:r>
        <w:t xml:space="preserve"> that standardize the implementation of a "multiple read/single write" lock internal to class methods</w:t>
      </w:r>
      <w:r w:rsidR="00721D11">
        <w:t xml:space="preserve"> </w:t>
      </w:r>
      <w:sdt>
        <w:sdtPr>
          <w:id w:val="-470053983"/>
          <w:citation/>
        </w:sdtPr>
        <w:sdtEndPr/>
        <w:sdtContent>
          <w:r w:rsidR="00721D11">
            <w:fldChar w:fldCharType="begin"/>
          </w:r>
          <w:r w:rsidR="00721D11">
            <w:instrText xml:space="preserve"> CITATION ReadWriteLock \l 1033 </w:instrText>
          </w:r>
          <w:r w:rsidR="00721D11">
            <w:fldChar w:fldCharType="separate"/>
          </w:r>
          <w:r w:rsidR="00C92CD2" w:rsidRPr="00C92CD2">
            <w:rPr>
              <w:noProof/>
            </w:rPr>
            <w:t>[3]</w:t>
          </w:r>
          <w:r w:rsidR="00721D11">
            <w:fldChar w:fldCharType="end"/>
          </w:r>
        </w:sdtContent>
      </w:sdt>
      <w:r>
        <w:t xml:space="preserve">. </w:t>
      </w:r>
      <w:r w:rsidR="00721D11">
        <w:t xml:space="preserve">Defining these locks as </w:t>
      </w:r>
      <w:r w:rsidR="00721D11" w:rsidRPr="001757EF">
        <w:rPr>
          <w:rStyle w:val="IntenseEmphasis"/>
        </w:rPr>
        <w:t>typedefs</w:t>
      </w:r>
      <w:r w:rsidR="00721D11">
        <w:t xml:space="preserve"> allow</w:t>
      </w:r>
      <w:r w:rsidR="003A5B5B">
        <w:t>s</w:t>
      </w:r>
      <w:r w:rsidR="00721D11">
        <w:t xml:space="preserve"> us to easily migrate from </w:t>
      </w:r>
      <w:proofErr w:type="gramStart"/>
      <w:r w:rsidR="00721D11" w:rsidRPr="001757EF">
        <w:rPr>
          <w:rStyle w:val="IntenseEmphasis"/>
        </w:rPr>
        <w:t>boost::</w:t>
      </w:r>
      <w:proofErr w:type="gramEnd"/>
      <w:r w:rsidR="00721D11">
        <w:t xml:space="preserve"> to </w:t>
      </w:r>
      <w:r w:rsidR="00721D11" w:rsidRPr="001757EF">
        <w:rPr>
          <w:rStyle w:val="IntenseEmphasis"/>
        </w:rPr>
        <w:t>std::</w:t>
      </w:r>
      <w:r w:rsidR="00721D11">
        <w:t xml:space="preserve"> threads and locks when shared locks become available in the C++14 standard.</w:t>
      </w:r>
    </w:p>
    <w:p w14:paraId="7BC4A3DF" w14:textId="533CE10F" w:rsidR="00FA6EE8" w:rsidRDefault="00FA6EE8" w:rsidP="00FA6EE8">
      <w:r>
        <w:t xml:space="preserve">The example in </w:t>
      </w:r>
      <w:r>
        <w:fldChar w:fldCharType="begin"/>
      </w:r>
      <w:r>
        <w:instrText xml:space="preserve"> REF _Ref414638491 \h </w:instrText>
      </w:r>
      <w:r>
        <w:fldChar w:fldCharType="separate"/>
      </w:r>
      <w:r w:rsidR="004B08A1">
        <w:t xml:space="preserve">Figure </w:t>
      </w:r>
      <w:r w:rsidR="004B08A1">
        <w:rPr>
          <w:noProof/>
        </w:rPr>
        <w:t>21</w:t>
      </w:r>
      <w:r>
        <w:fldChar w:fldCharType="end"/>
      </w:r>
      <w:r>
        <w:t xml:space="preserve">  shows these types being used in concert to control multi-threaded access to set/get accessors on a simple class. During writing, the class uses the </w:t>
      </w:r>
      <w:proofErr w:type="spellStart"/>
      <w:r w:rsidRPr="001757EF">
        <w:rPr>
          <w:rStyle w:val="IntenseEmphasis"/>
        </w:rPr>
        <w:t>write_lock_guard</w:t>
      </w:r>
      <w:proofErr w:type="spellEnd"/>
      <w:r>
        <w:t xml:space="preserve"> to gain exclusive access to the mutex that locks this whole object.  During reading, </w:t>
      </w:r>
      <w:proofErr w:type="spellStart"/>
      <w:r w:rsidRPr="00721D11">
        <w:rPr>
          <w:rStyle w:val="IntenseEmphasis"/>
        </w:rPr>
        <w:t>read_lock_guard</w:t>
      </w:r>
      <w:proofErr w:type="spellEnd"/>
      <w:r>
        <w:t xml:space="preserve"> establishes a shared </w:t>
      </w:r>
      <w:r>
        <w:lastRenderedPageBreak/>
        <w:t xml:space="preserve">lock.  Multiple </w:t>
      </w:r>
      <w:proofErr w:type="spellStart"/>
      <w:r w:rsidRPr="001757EF">
        <w:rPr>
          <w:rStyle w:val="IntenseEmphasis"/>
        </w:rPr>
        <w:t>read_lock_guard</w:t>
      </w:r>
      <w:proofErr w:type="spellEnd"/>
      <w:r>
        <w:t xml:space="preserve"> locks can be active without blocking each other. But, the </w:t>
      </w:r>
      <w:proofErr w:type="spellStart"/>
      <w:r w:rsidRPr="001757EF">
        <w:rPr>
          <w:rStyle w:val="IntenseEmphasis"/>
        </w:rPr>
        <w:t>write_lock_guard</w:t>
      </w:r>
      <w:proofErr w:type="spellEnd"/>
      <w:r>
        <w:t xml:space="preserve"> blocks all other </w:t>
      </w:r>
      <w:proofErr w:type="spellStart"/>
      <w:r w:rsidRPr="001757EF">
        <w:rPr>
          <w:rStyle w:val="IntenseEmphasis"/>
        </w:rPr>
        <w:t>read_lock_guard</w:t>
      </w:r>
      <w:proofErr w:type="spellEnd"/>
      <w:r>
        <w:t xml:space="preserve"> and </w:t>
      </w:r>
      <w:proofErr w:type="spellStart"/>
      <w:r w:rsidRPr="001757EF">
        <w:rPr>
          <w:rStyle w:val="IntenseEmphasis"/>
        </w:rPr>
        <w:t>write_lock_guard</w:t>
      </w:r>
      <w:proofErr w:type="spellEnd"/>
      <w:r>
        <w:t xml:space="preserve"> locks.  Both types of guard</w:t>
      </w:r>
      <w:r w:rsidR="0046633A">
        <w:t>s</w:t>
      </w:r>
      <w:r>
        <w:t xml:space="preserve"> unlock </w:t>
      </w:r>
      <w:r w:rsidR="0046633A">
        <w:t xml:space="preserve">the mutex </w:t>
      </w:r>
      <w:r>
        <w:t xml:space="preserve">when the guard object goes out of scope.  Additional </w:t>
      </w:r>
      <w:proofErr w:type="spellStart"/>
      <w:r w:rsidRPr="001757EF">
        <w:rPr>
          <w:rStyle w:val="IntenseEmphasis"/>
        </w:rPr>
        <w:t>read_write_lock</w:t>
      </w:r>
      <w:proofErr w:type="spellEnd"/>
      <w:r>
        <w:t xml:space="preserve"> objects can be added to make the locking more granular.</w:t>
      </w:r>
    </w:p>
    <w:p w14:paraId="41CFA2F7"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class Thing {</w:t>
      </w:r>
    </w:p>
    <w:p w14:paraId="55ABA86F"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private:</w:t>
      </w:r>
    </w:p>
    <w:p w14:paraId="356987D6"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w:t>
      </w:r>
      <w:proofErr w:type="spellStart"/>
      <w:r w:rsidRPr="000E13D2">
        <w:rPr>
          <w:rFonts w:ascii="Courier New" w:hAnsi="Courier New" w:cs="Courier New"/>
          <w:sz w:val="18"/>
          <w:szCs w:val="18"/>
        </w:rPr>
        <w:t>read_write_lock</w:t>
      </w:r>
      <w:proofErr w:type="spellEnd"/>
      <w:r w:rsidRPr="000E13D2">
        <w:rPr>
          <w:rFonts w:ascii="Courier New" w:hAnsi="Courier New" w:cs="Courier New"/>
          <w:sz w:val="18"/>
          <w:szCs w:val="18"/>
        </w:rPr>
        <w:t xml:space="preserve"> _</w:t>
      </w:r>
      <w:proofErr w:type="gramStart"/>
      <w:r w:rsidRPr="000E13D2">
        <w:rPr>
          <w:rFonts w:ascii="Courier New" w:hAnsi="Courier New" w:cs="Courier New"/>
          <w:sz w:val="18"/>
          <w:szCs w:val="18"/>
        </w:rPr>
        <w:t>mutex ;</w:t>
      </w:r>
      <w:proofErr w:type="gramEnd"/>
    </w:p>
    <w:p w14:paraId="2C8CEA98"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int _</w:t>
      </w:r>
      <w:proofErr w:type="gramStart"/>
      <w:r w:rsidRPr="000E13D2">
        <w:rPr>
          <w:rFonts w:ascii="Courier New" w:hAnsi="Courier New" w:cs="Courier New"/>
          <w:sz w:val="18"/>
          <w:szCs w:val="18"/>
        </w:rPr>
        <w:t>value ;</w:t>
      </w:r>
      <w:proofErr w:type="gramEnd"/>
    </w:p>
    <w:p w14:paraId="3510987E"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public:</w:t>
      </w:r>
    </w:p>
    <w:p w14:paraId="58B6FA5B"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 constructor</w:t>
      </w:r>
    </w:p>
    <w:p w14:paraId="7EAF5410"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w:t>
      </w:r>
      <w:proofErr w:type="gramStart"/>
      <w:r w:rsidRPr="000E13D2">
        <w:rPr>
          <w:rFonts w:ascii="Courier New" w:hAnsi="Courier New" w:cs="Courier New"/>
          <w:sz w:val="18"/>
          <w:szCs w:val="18"/>
        </w:rPr>
        <w:t>Thing( int</w:t>
      </w:r>
      <w:proofErr w:type="gramEnd"/>
      <w:r w:rsidRPr="000E13D2">
        <w:rPr>
          <w:rFonts w:ascii="Courier New" w:hAnsi="Courier New" w:cs="Courier New"/>
          <w:sz w:val="18"/>
          <w:szCs w:val="18"/>
        </w:rPr>
        <w:t xml:space="preserve"> v ) {</w:t>
      </w:r>
    </w:p>
    <w:p w14:paraId="2738F64E"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_value = </w:t>
      </w:r>
      <w:proofErr w:type="gramStart"/>
      <w:r w:rsidRPr="000E13D2">
        <w:rPr>
          <w:rFonts w:ascii="Courier New" w:hAnsi="Courier New" w:cs="Courier New"/>
          <w:sz w:val="18"/>
          <w:szCs w:val="18"/>
        </w:rPr>
        <w:t>v ;</w:t>
      </w:r>
      <w:proofErr w:type="gramEnd"/>
    </w:p>
    <w:p w14:paraId="4F4DD7FD"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w:t>
      </w:r>
    </w:p>
    <w:p w14:paraId="7863F3F3"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 Retrieve current value with locking.</w:t>
      </w:r>
    </w:p>
    <w:p w14:paraId="2D92B8D3"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int </w:t>
      </w:r>
      <w:proofErr w:type="gramStart"/>
      <w:r w:rsidRPr="000E13D2">
        <w:rPr>
          <w:rFonts w:ascii="Courier New" w:hAnsi="Courier New" w:cs="Courier New"/>
          <w:sz w:val="18"/>
          <w:szCs w:val="18"/>
        </w:rPr>
        <w:t>value(</w:t>
      </w:r>
      <w:proofErr w:type="gramEnd"/>
      <w:r w:rsidRPr="000E13D2">
        <w:rPr>
          <w:rFonts w:ascii="Courier New" w:hAnsi="Courier New" w:cs="Courier New"/>
          <w:sz w:val="18"/>
          <w:szCs w:val="18"/>
        </w:rPr>
        <w:t>) const {</w:t>
      </w:r>
    </w:p>
    <w:p w14:paraId="70C940C1"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w:t>
      </w:r>
      <w:proofErr w:type="spellStart"/>
      <w:r w:rsidRPr="000E13D2">
        <w:rPr>
          <w:rFonts w:ascii="Courier New" w:hAnsi="Courier New" w:cs="Courier New"/>
          <w:sz w:val="18"/>
          <w:szCs w:val="18"/>
        </w:rPr>
        <w:t>read_lock_guard</w:t>
      </w:r>
      <w:proofErr w:type="spellEnd"/>
      <w:r w:rsidRPr="000E13D2">
        <w:rPr>
          <w:rFonts w:ascii="Courier New" w:hAnsi="Courier New" w:cs="Courier New"/>
          <w:sz w:val="18"/>
          <w:szCs w:val="18"/>
        </w:rPr>
        <w:t xml:space="preserve"> guard(_mutex</w:t>
      </w:r>
      <w:proofErr w:type="gramStart"/>
      <w:r w:rsidRPr="000E13D2">
        <w:rPr>
          <w:rFonts w:ascii="Courier New" w:hAnsi="Courier New" w:cs="Courier New"/>
          <w:sz w:val="18"/>
          <w:szCs w:val="18"/>
        </w:rPr>
        <w:t>) ;</w:t>
      </w:r>
      <w:proofErr w:type="gramEnd"/>
    </w:p>
    <w:p w14:paraId="73C61E9A"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return _</w:t>
      </w:r>
      <w:proofErr w:type="gramStart"/>
      <w:r w:rsidRPr="000E13D2">
        <w:rPr>
          <w:rFonts w:ascii="Courier New" w:hAnsi="Courier New" w:cs="Courier New"/>
          <w:sz w:val="18"/>
          <w:szCs w:val="18"/>
        </w:rPr>
        <w:t>value ;</w:t>
      </w:r>
      <w:proofErr w:type="gramEnd"/>
    </w:p>
    <w:p w14:paraId="1290E8C4"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w:t>
      </w:r>
    </w:p>
    <w:p w14:paraId="5C3E738E"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 Define new value with locking.</w:t>
      </w:r>
    </w:p>
    <w:p w14:paraId="62E3EBF2"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void </w:t>
      </w:r>
      <w:proofErr w:type="gramStart"/>
      <w:r w:rsidRPr="000E13D2">
        <w:rPr>
          <w:rFonts w:ascii="Courier New" w:hAnsi="Courier New" w:cs="Courier New"/>
          <w:sz w:val="18"/>
          <w:szCs w:val="18"/>
        </w:rPr>
        <w:t>value( int</w:t>
      </w:r>
      <w:proofErr w:type="gramEnd"/>
      <w:r w:rsidRPr="000E13D2">
        <w:rPr>
          <w:rFonts w:ascii="Courier New" w:hAnsi="Courier New" w:cs="Courier New"/>
          <w:sz w:val="18"/>
          <w:szCs w:val="18"/>
        </w:rPr>
        <w:t xml:space="preserve"> v ) {</w:t>
      </w:r>
    </w:p>
    <w:p w14:paraId="5CDF8931"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w:t>
      </w:r>
      <w:proofErr w:type="spellStart"/>
      <w:r w:rsidRPr="000E13D2">
        <w:rPr>
          <w:rFonts w:ascii="Courier New" w:hAnsi="Courier New" w:cs="Courier New"/>
          <w:sz w:val="18"/>
          <w:szCs w:val="18"/>
        </w:rPr>
        <w:t>write_lock_guard</w:t>
      </w:r>
      <w:proofErr w:type="spellEnd"/>
      <w:r w:rsidRPr="000E13D2">
        <w:rPr>
          <w:rFonts w:ascii="Courier New" w:hAnsi="Courier New" w:cs="Courier New"/>
          <w:sz w:val="18"/>
          <w:szCs w:val="18"/>
        </w:rPr>
        <w:t xml:space="preserve"> guard(_mutex</w:t>
      </w:r>
      <w:proofErr w:type="gramStart"/>
      <w:r w:rsidRPr="000E13D2">
        <w:rPr>
          <w:rFonts w:ascii="Courier New" w:hAnsi="Courier New" w:cs="Courier New"/>
          <w:sz w:val="18"/>
          <w:szCs w:val="18"/>
        </w:rPr>
        <w:t>) ;</w:t>
      </w:r>
      <w:proofErr w:type="gramEnd"/>
    </w:p>
    <w:p w14:paraId="069EF452"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_value = </w:t>
      </w:r>
      <w:proofErr w:type="gramStart"/>
      <w:r w:rsidRPr="000E13D2">
        <w:rPr>
          <w:rFonts w:ascii="Courier New" w:hAnsi="Courier New" w:cs="Courier New"/>
          <w:sz w:val="18"/>
          <w:szCs w:val="18"/>
        </w:rPr>
        <w:t>v ;</w:t>
      </w:r>
      <w:proofErr w:type="gramEnd"/>
    </w:p>
    <w:p w14:paraId="1B0FA743"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w:t>
      </w:r>
    </w:p>
    <w:p w14:paraId="42907507"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w:t>
      </w:r>
    </w:p>
    <w:p w14:paraId="3AE67685" w14:textId="18A9B97B" w:rsidR="00FA6EE8" w:rsidRDefault="00FA6EE8" w:rsidP="00FA6EE8">
      <w:pPr>
        <w:pStyle w:val="Caption"/>
        <w:jc w:val="center"/>
      </w:pPr>
      <w:bookmarkStart w:id="85" w:name="_Ref414638491"/>
      <w:bookmarkStart w:id="86" w:name="_Toc416777712"/>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4B08A1">
        <w:rPr>
          <w:noProof/>
        </w:rPr>
        <w:t>21</w:t>
      </w:r>
      <w:r w:rsidR="0045421D">
        <w:rPr>
          <w:noProof/>
        </w:rPr>
        <w:fldChar w:fldCharType="end"/>
      </w:r>
      <w:bookmarkEnd w:id="85"/>
      <w:r>
        <w:t xml:space="preserve"> – Multiple read/single write lock example</w:t>
      </w:r>
      <w:bookmarkEnd w:id="86"/>
    </w:p>
    <w:p w14:paraId="365D9227" w14:textId="77777777" w:rsidR="00A87D2E" w:rsidRDefault="00E15D37" w:rsidP="00A87D2E">
      <w:pPr>
        <w:pStyle w:val="Heading2"/>
      </w:pPr>
      <w:bookmarkStart w:id="87" w:name="_Toc416777691"/>
      <w:r>
        <w:t>R-T</w:t>
      </w:r>
      <w:r w:rsidR="00A87D2E">
        <w:t>rees</w:t>
      </w:r>
      <w:bookmarkEnd w:id="87"/>
    </w:p>
    <w:p w14:paraId="3EBCA0BC" w14:textId="77777777" w:rsidR="0060655F" w:rsidRDefault="00E15D37" w:rsidP="009047DE">
      <w:pPr>
        <w:pStyle w:val="NoSpacing"/>
      </w:pPr>
      <w:proofErr w:type="spellStart"/>
      <w:r w:rsidRPr="00EF4560">
        <w:rPr>
          <w:rStyle w:val="IntenseEmphasis"/>
        </w:rPr>
        <w:t>Rtree</w:t>
      </w:r>
      <w:proofErr w:type="spellEnd"/>
      <w:r w:rsidRPr="00E15D37">
        <w:t xml:space="preserve"> is a tree data structure used for spatial searching. It was proposed by Antonin Guttman in 1984 </w:t>
      </w:r>
      <w:bookmarkStart w:id="88" w:name="geometry.spatial_indexes.introduction.f0"/>
      <w:r>
        <w:fldChar w:fldCharType="begin"/>
      </w:r>
      <w:r>
        <w:instrText xml:space="preserve"> HYPERLINK "http://www.boost.org/doc/libs/1_58_0/libs/geometry/doc/html/geometry/spatial_indexes/introduction.html" \l "ftn.geometry.spatial_indexes.introduction.f0" </w:instrText>
      </w:r>
      <w:r>
        <w:fldChar w:fldCharType="separate"/>
      </w:r>
      <w:r w:rsidR="009D1AE4">
        <w:t>[1</w:t>
      </w:r>
      <w:r w:rsidRPr="00E15D37">
        <w:t>]</w:t>
      </w:r>
      <w:r>
        <w:fldChar w:fldCharType="end"/>
      </w:r>
      <w:bookmarkEnd w:id="88"/>
      <w:r w:rsidRPr="00E15D37">
        <w:t> as an expansion of B-t</w:t>
      </w:r>
      <w:r w:rsidR="00EF4560">
        <w:t xml:space="preserve">ree for multi-dimensional data.  </w:t>
      </w:r>
      <w:r w:rsidRPr="00E15D37">
        <w:t>It may be used to store points or volumetric data in or</w:t>
      </w:r>
      <w:r w:rsidR="00EF4560">
        <w:t xml:space="preserve">der to perform a spatial query.  </w:t>
      </w:r>
      <w:r w:rsidRPr="00E15D37">
        <w:t>This query may for example return objects that are inside some area or are close to some point in space </w:t>
      </w:r>
      <w:bookmarkStart w:id="89" w:name="geometry.spatial_indexes.introduction.f1"/>
      <w:r>
        <w:fldChar w:fldCharType="begin"/>
      </w:r>
      <w:r>
        <w:instrText xml:space="preserve"> HYPERLINK "http://www.boost.org/doc/libs/1_58_0/libs/geometry/doc/html/geometry/spatial_indexes/introduction.html" \l "ftn.geometry.spatial_indexes.introduction.f1" </w:instrText>
      </w:r>
      <w:r>
        <w:fldChar w:fldCharType="separate"/>
      </w:r>
      <w:r w:rsidRPr="00E15D37">
        <w:t>[2]</w:t>
      </w:r>
      <w:r>
        <w:fldChar w:fldCharType="end"/>
      </w:r>
      <w:bookmarkEnd w:id="89"/>
      <w:r w:rsidR="00EF4560">
        <w:t xml:space="preserve">.  </w:t>
      </w:r>
      <w:r w:rsidRPr="00E15D37">
        <w:t>It's possible to insert new objects or to remove the ones already stored</w:t>
      </w:r>
      <w:r w:rsidR="00EF4560">
        <w:t xml:space="preserve">. </w:t>
      </w:r>
      <w:r w:rsidR="00C87015">
        <w:t xml:space="preserve"> The </w:t>
      </w:r>
      <w:proofErr w:type="spellStart"/>
      <w:r w:rsidR="006D1C15">
        <w:rPr>
          <w:rStyle w:val="IntenseEmphasis"/>
        </w:rPr>
        <w:t>envelope_generator</w:t>
      </w:r>
      <w:proofErr w:type="spellEnd"/>
      <w:r w:rsidR="00C87015">
        <w:t xml:space="preserve"> uses the </w:t>
      </w:r>
      <w:proofErr w:type="spellStart"/>
      <w:r w:rsidR="00EF4560">
        <w:rPr>
          <w:rStyle w:val="IntenseEmphasis"/>
        </w:rPr>
        <w:t>r</w:t>
      </w:r>
      <w:r w:rsidR="00C87015" w:rsidRPr="003C3CD7">
        <w:rPr>
          <w:rStyle w:val="IntenseEmphasis"/>
        </w:rPr>
        <w:t>tree</w:t>
      </w:r>
      <w:r w:rsidR="00EF4560">
        <w:rPr>
          <w:rStyle w:val="IntenseEmphasis"/>
        </w:rPr>
        <w:t>s</w:t>
      </w:r>
      <w:proofErr w:type="spellEnd"/>
      <w:r w:rsidR="00C87015">
        <w:t xml:space="preserve"> to optimize the process of finding source </w:t>
      </w:r>
      <w:proofErr w:type="spellStart"/>
      <w:r w:rsidR="00C87015" w:rsidRPr="00C87015">
        <w:rPr>
          <w:rStyle w:val="IntenseEmphasis"/>
        </w:rPr>
        <w:t>eigenverbs</w:t>
      </w:r>
      <w:proofErr w:type="spellEnd"/>
      <w:r w:rsidR="00C87015">
        <w:t xml:space="preserve"> near each receiver </w:t>
      </w:r>
      <w:proofErr w:type="spellStart"/>
      <w:r w:rsidR="00C87015" w:rsidRPr="00C87015">
        <w:rPr>
          <w:rStyle w:val="IntenseEmphasis"/>
        </w:rPr>
        <w:t>eigenverb’s</w:t>
      </w:r>
      <w:proofErr w:type="spellEnd"/>
      <w:r w:rsidR="00C87015">
        <w:t xml:space="preserve"> location.</w:t>
      </w:r>
      <w:r w:rsidR="0060655F">
        <w:t xml:space="preserve">  </w:t>
      </w:r>
    </w:p>
    <w:p w14:paraId="656F1979" w14:textId="77777777" w:rsidR="0060655F" w:rsidRDefault="0060655F" w:rsidP="009047DE">
      <w:pPr>
        <w:pStyle w:val="NoSpacing"/>
      </w:pPr>
    </w:p>
    <w:p w14:paraId="7231143D" w14:textId="77777777" w:rsidR="009047DE" w:rsidRDefault="0060655F" w:rsidP="009047DE">
      <w:pPr>
        <w:pStyle w:val="NoSpacing"/>
      </w:pPr>
      <w:r>
        <w:t xml:space="preserve">The </w:t>
      </w:r>
      <w:proofErr w:type="spellStart"/>
      <w:r w:rsidRPr="0060655F">
        <w:rPr>
          <w:rStyle w:val="IntenseEmphasis"/>
        </w:rPr>
        <w:t>rtree</w:t>
      </w:r>
      <w:proofErr w:type="spellEnd"/>
      <w:r w:rsidRPr="0060655F">
        <w:t xml:space="preserve"> structure is prese</w:t>
      </w:r>
      <w:r w:rsidR="00304EAF">
        <w:t xml:space="preserve">nted on the image below. Each </w:t>
      </w:r>
      <w:proofErr w:type="spellStart"/>
      <w:r w:rsidR="00304EAF" w:rsidRPr="00304EAF">
        <w:rPr>
          <w:rStyle w:val="IntenseEmphasis"/>
        </w:rPr>
        <w:t>r</w:t>
      </w:r>
      <w:r w:rsidRPr="00304EAF">
        <w:rPr>
          <w:rStyle w:val="IntenseEmphasis"/>
        </w:rPr>
        <w:t>tree's</w:t>
      </w:r>
      <w:proofErr w:type="spellEnd"/>
      <w:r w:rsidRPr="0060655F">
        <w:t xml:space="preserve"> node store</w:t>
      </w:r>
      <w:r w:rsidR="00304EAF">
        <w:t>s</w:t>
      </w:r>
      <w:r w:rsidRPr="0060655F">
        <w:t xml:space="preserve"> a box describing the space occupied by its children nodes. At the bottom of the structure, there are leaf-nodes which </w:t>
      </w:r>
      <w:r w:rsidR="00304EAF" w:rsidRPr="0060655F">
        <w:t>contain</w:t>
      </w:r>
      <w:r w:rsidRPr="0060655F">
        <w:t xml:space="preserve"> values (geometric objects representations).</w:t>
      </w:r>
    </w:p>
    <w:p w14:paraId="5FE26DD5" w14:textId="77777777" w:rsidR="00EF4560" w:rsidRDefault="00EF4560" w:rsidP="00503001">
      <w:pPr>
        <w:pStyle w:val="NoSpacing"/>
        <w:jc w:val="center"/>
      </w:pPr>
      <w:r>
        <w:rPr>
          <w:noProof/>
        </w:rPr>
        <w:lastRenderedPageBreak/>
        <w:drawing>
          <wp:inline distT="0" distB="0" distL="0" distR="0" wp14:anchorId="02B4187F" wp14:editId="521C837F">
            <wp:extent cx="2599690" cy="2599690"/>
            <wp:effectExtent l="0" t="0" r="0" b="0"/>
            <wp:docPr id="2" name="Picture 2" descr="C:\Users\tedburns\Desktop\bu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burns\Desktop\bul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9690" cy="2599690"/>
                    </a:xfrm>
                    <a:prstGeom prst="rect">
                      <a:avLst/>
                    </a:prstGeom>
                    <a:noFill/>
                    <a:ln>
                      <a:noFill/>
                    </a:ln>
                  </pic:spPr>
                </pic:pic>
              </a:graphicData>
            </a:graphic>
          </wp:inline>
        </w:drawing>
      </w:r>
    </w:p>
    <w:p w14:paraId="0C9C6005" w14:textId="77777777" w:rsidR="009047DE" w:rsidRDefault="009047DE" w:rsidP="009047DE">
      <w:pPr>
        <w:pStyle w:val="NoSpacing"/>
      </w:pPr>
    </w:p>
    <w:p w14:paraId="661C58E9" w14:textId="77777777" w:rsidR="00C87015" w:rsidRDefault="00C87015" w:rsidP="00C87015">
      <w:pPr>
        <w:pStyle w:val="NoSpacing"/>
        <w:keepNext/>
        <w:jc w:val="center"/>
      </w:pPr>
    </w:p>
    <w:p w14:paraId="688BCC37" w14:textId="4140E6F5" w:rsidR="00C87015" w:rsidRDefault="00C87015" w:rsidP="00C87015">
      <w:pPr>
        <w:pStyle w:val="Caption"/>
        <w:jc w:val="center"/>
      </w:pPr>
      <w:bookmarkStart w:id="90" w:name="_Ref414963010"/>
      <w:bookmarkStart w:id="91" w:name="_Toc416777713"/>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4B08A1">
        <w:rPr>
          <w:noProof/>
        </w:rPr>
        <w:t>22</w:t>
      </w:r>
      <w:r w:rsidR="0045421D">
        <w:rPr>
          <w:noProof/>
        </w:rPr>
        <w:fldChar w:fldCharType="end"/>
      </w:r>
      <w:bookmarkEnd w:id="90"/>
      <w:r w:rsidR="00EF4560">
        <w:t xml:space="preserve"> – </w:t>
      </w:r>
      <w:proofErr w:type="spellStart"/>
      <w:r w:rsidR="00EF4560">
        <w:t>Rt</w:t>
      </w:r>
      <w:r w:rsidR="005F447A">
        <w:t>ree</w:t>
      </w:r>
      <w:proofErr w:type="spellEnd"/>
      <w:r w:rsidR="005F447A">
        <w:t xml:space="preserve"> concept of operations</w:t>
      </w:r>
      <w:bookmarkEnd w:id="91"/>
    </w:p>
    <w:p w14:paraId="5626578F" w14:textId="77777777" w:rsidR="0023033A" w:rsidRDefault="0023033A" w:rsidP="0023033A">
      <w:pPr>
        <w:pStyle w:val="NoSpacing"/>
      </w:pPr>
      <w:r>
        <w:t xml:space="preserve">The </w:t>
      </w:r>
      <w:proofErr w:type="spellStart"/>
      <w:r w:rsidRPr="0023033A">
        <w:rPr>
          <w:rStyle w:val="IntenseEmphasis"/>
        </w:rPr>
        <w:t>rtree</w:t>
      </w:r>
      <w:proofErr w:type="spellEnd"/>
      <w:r w:rsidRPr="0023033A">
        <w:t xml:space="preserve"> is a self-balanced data structure. The key part of balancing algorithm is node splitting algorithm </w:t>
      </w:r>
      <w:bookmarkStart w:id="92" w:name="geometry.spatial_indexes.introduction.f2"/>
      <w:r>
        <w:fldChar w:fldCharType="begin"/>
      </w:r>
      <w:r>
        <w:instrText xml:space="preserve"> HYPERLINK "http://www.boost.org/doc/libs/1_58_0/libs/geometry/doc/html/geometry/spatial_indexes/introduction.html" \l "ftn.geometry.spatial_indexes.introduction.f2" </w:instrText>
      </w:r>
      <w:r>
        <w:fldChar w:fldCharType="separate"/>
      </w:r>
      <w:r w:rsidRPr="0023033A">
        <w:t>[3]</w:t>
      </w:r>
      <w:r>
        <w:fldChar w:fldCharType="end"/>
      </w:r>
      <w:bookmarkEnd w:id="92"/>
      <w:r w:rsidRPr="0023033A">
        <w:t> </w:t>
      </w:r>
      <w:bookmarkStart w:id="93" w:name="geometry.spatial_indexes.introduction.f3"/>
      <w:r>
        <w:fldChar w:fldCharType="begin"/>
      </w:r>
      <w:r>
        <w:instrText xml:space="preserve"> HYPERLINK "http://www.boost.org/doc/libs/1_58_0/libs/geometry/doc/html/geometry/spatial_indexes/introduction.html" \l "ftn.geometry.spatial_indexes.introduction.f3" </w:instrText>
      </w:r>
      <w:r>
        <w:fldChar w:fldCharType="separate"/>
      </w:r>
      <w:r w:rsidRPr="0023033A">
        <w:t>[4]</w:t>
      </w:r>
      <w:r>
        <w:fldChar w:fldCharType="end"/>
      </w:r>
      <w:bookmarkEnd w:id="93"/>
      <w:r>
        <w:t xml:space="preserve">.  </w:t>
      </w:r>
      <w:r w:rsidRPr="0023033A">
        <w:t xml:space="preserve">Each algorithm produces different splits so the internal structure of a tree may be different for each one of them. </w:t>
      </w:r>
      <w:r>
        <w:t xml:space="preserve"> </w:t>
      </w:r>
      <w:r w:rsidRPr="0023033A">
        <w:t>In general, more complex algorithms analyses elements better and p</w:t>
      </w:r>
      <w:r>
        <w:t xml:space="preserve">roduces less overlapping nodes.  </w:t>
      </w:r>
      <w:r w:rsidRPr="0023033A">
        <w:t xml:space="preserve">In the searching process </w:t>
      </w:r>
      <w:proofErr w:type="gramStart"/>
      <w:r w:rsidRPr="0023033A">
        <w:t>less</w:t>
      </w:r>
      <w:proofErr w:type="gramEnd"/>
      <w:r w:rsidRPr="0023033A">
        <w:t xml:space="preserve"> nodes must be traversed in order to find desired objects. On the other hand </w:t>
      </w:r>
      <w:proofErr w:type="gramStart"/>
      <w:r w:rsidRPr="0023033A">
        <w:t>more</w:t>
      </w:r>
      <w:proofErr w:type="gramEnd"/>
      <w:r w:rsidRPr="0023033A">
        <w:t xml:space="preserve"> complex analysis takes more time. In </w:t>
      </w:r>
      <w:proofErr w:type="gramStart"/>
      <w:r w:rsidRPr="0023033A">
        <w:t>general</w:t>
      </w:r>
      <w:proofErr w:type="gramEnd"/>
      <w:r w:rsidRPr="0023033A">
        <w:t xml:space="preserve"> faster inserting will result in slower searching and vice versa. The performance of the R-tree depends on balancing algorithm, parameters and data inserted into the container.</w:t>
      </w:r>
    </w:p>
    <w:p w14:paraId="17F9F346" w14:textId="77777777" w:rsidR="0023033A" w:rsidRPr="0023033A" w:rsidRDefault="0023033A" w:rsidP="0023033A">
      <w:pPr>
        <w:pStyle w:val="NoSpacing"/>
      </w:pPr>
    </w:p>
    <w:p w14:paraId="6AF6949A" w14:textId="433606F3" w:rsidR="005F447A" w:rsidRDefault="009047DE" w:rsidP="009047DE">
      <w:pPr>
        <w:pStyle w:val="NoSpacing"/>
      </w:pPr>
      <w:r>
        <w:t xml:space="preserve">When </w:t>
      </w:r>
      <w:proofErr w:type="gramStart"/>
      <w:r>
        <w:t>a</w:t>
      </w:r>
      <w:r w:rsidR="0023033A">
        <w:t>n</w:t>
      </w:r>
      <w:proofErr w:type="gramEnd"/>
      <w:r>
        <w:t xml:space="preserve"> </w:t>
      </w:r>
      <w:proofErr w:type="spellStart"/>
      <w:r w:rsidR="0023033A" w:rsidRPr="00BD21AA">
        <w:rPr>
          <w:rStyle w:val="IntenseEmphasis"/>
        </w:rPr>
        <w:t>rtree</w:t>
      </w:r>
      <w:proofErr w:type="spellEnd"/>
      <w:r>
        <w:t xml:space="preserve"> has reached the criteria to which it needs to b</w:t>
      </w:r>
      <w:r w:rsidR="0023033A">
        <w:t xml:space="preserve">e split, it divides the tree branch into a </w:t>
      </w:r>
      <w:r>
        <w:t xml:space="preserve">new </w:t>
      </w:r>
      <w:r w:rsidR="0023033A">
        <w:t>amount of branches</w:t>
      </w:r>
      <w:r>
        <w:t xml:space="preserve"> and then places the eleme</w:t>
      </w:r>
      <w:r w:rsidR="0023033A">
        <w:t xml:space="preserve">nts into these new smaller </w:t>
      </w:r>
      <w:proofErr w:type="spellStart"/>
      <w:r w:rsidR="0023033A">
        <w:t>barches</w:t>
      </w:r>
      <w:proofErr w:type="spellEnd"/>
      <w:r>
        <w:t xml:space="preserve">. </w:t>
      </w:r>
      <w:r w:rsidR="006D1C15">
        <w:t>This</w:t>
      </w:r>
      <w:r>
        <w:t xml:space="preserve"> divid</w:t>
      </w:r>
      <w:r w:rsidR="006D1C15">
        <w:t>e</w:t>
      </w:r>
      <w:r w:rsidR="003A5B5B">
        <w:t>s</w:t>
      </w:r>
      <w:r>
        <w:t xml:space="preserve"> the elements into successive</w:t>
      </w:r>
      <w:r w:rsidR="0023033A">
        <w:t>ly smaller and smaller branches</w:t>
      </w:r>
      <w:r w:rsidR="005F447A">
        <w:t xml:space="preserve"> (see </w:t>
      </w:r>
      <w:r w:rsidR="005F447A">
        <w:fldChar w:fldCharType="begin"/>
      </w:r>
      <w:r w:rsidR="005F447A">
        <w:instrText xml:space="preserve"> REF _Ref414963010 \h </w:instrText>
      </w:r>
      <w:r w:rsidR="005F447A">
        <w:fldChar w:fldCharType="separate"/>
      </w:r>
      <w:r w:rsidR="004B08A1">
        <w:t xml:space="preserve">Figure </w:t>
      </w:r>
      <w:r w:rsidR="004B08A1">
        <w:rPr>
          <w:noProof/>
        </w:rPr>
        <w:t>22</w:t>
      </w:r>
      <w:r w:rsidR="005F447A">
        <w:fldChar w:fldCharType="end"/>
      </w:r>
      <w:r w:rsidR="005F447A">
        <w:t>)</w:t>
      </w:r>
      <w:r w:rsidR="0023033A">
        <w:t xml:space="preserve">.  </w:t>
      </w:r>
      <w:r>
        <w:t xml:space="preserve">By </w:t>
      </w:r>
      <w:r w:rsidR="0023033A">
        <w:t>dividing elements into smaller and smaller areas</w:t>
      </w:r>
      <w:r>
        <w:t xml:space="preserve"> in the 2D grid, we can </w:t>
      </w:r>
      <w:r w:rsidR="00B83C88">
        <w:t xml:space="preserve">quickly exclude large parts of the grid from the </w:t>
      </w:r>
      <w:r w:rsidR="005F447A">
        <w:t xml:space="preserve">area searched around each receiver </w:t>
      </w:r>
      <w:proofErr w:type="spellStart"/>
      <w:r w:rsidR="005F447A" w:rsidRPr="00C87015">
        <w:rPr>
          <w:rStyle w:val="IntenseEmphasis"/>
        </w:rPr>
        <w:t>eigenverb’s</w:t>
      </w:r>
      <w:proofErr w:type="spellEnd"/>
      <w:r w:rsidR="005F447A">
        <w:t xml:space="preserve"> location.</w:t>
      </w:r>
    </w:p>
    <w:p w14:paraId="10AFBF6D" w14:textId="77777777" w:rsidR="00BD21AA" w:rsidRDefault="00BD21AA" w:rsidP="009047DE">
      <w:pPr>
        <w:pStyle w:val="NoSpacing"/>
      </w:pPr>
    </w:p>
    <w:p w14:paraId="414F663B" w14:textId="77777777" w:rsidR="00BD21AA" w:rsidRDefault="00BD21AA" w:rsidP="009047DE">
      <w:pPr>
        <w:pStyle w:val="NoSpacing"/>
      </w:pPr>
      <w:r>
        <w:t>USML uses the BOOST</w:t>
      </w:r>
      <w:r w:rsidR="006722B3">
        <w:t xml:space="preserve"> implementation of </w:t>
      </w:r>
      <w:proofErr w:type="spellStart"/>
      <w:r w:rsidR="006722B3">
        <w:t>rtree</w:t>
      </w:r>
      <w:proofErr w:type="spellEnd"/>
      <w:r w:rsidR="006722B3">
        <w:t xml:space="preserve">.  It provides three different algorithm types to search and continuously balance the tree as new nodes are inserted, linear, quadratic, and r-star.  </w:t>
      </w:r>
      <w:proofErr w:type="gramStart"/>
      <w:r w:rsidR="006722B3">
        <w:t>Additionally</w:t>
      </w:r>
      <w:proofErr w:type="gramEnd"/>
      <w:r w:rsidR="006722B3">
        <w:t xml:space="preserve"> there is the packing algorithm </w:t>
      </w:r>
      <w:r w:rsidR="006722B3" w:rsidRPr="006722B3">
        <w:t>[5] [6]</w:t>
      </w:r>
      <w:r w:rsidR="006722B3">
        <w:t xml:space="preserve"> which bulk loads the tree at construction.  </w:t>
      </w:r>
      <w:r w:rsidR="006722B3" w:rsidRPr="006722B3">
        <w:t xml:space="preserve">This method is </w:t>
      </w:r>
      <w:r w:rsidR="006722B3">
        <w:t xml:space="preserve">the fastest and results in </w:t>
      </w:r>
      <w:proofErr w:type="spellStart"/>
      <w:r w:rsidR="006722B3" w:rsidRPr="006722B3">
        <w:rPr>
          <w:rStyle w:val="IntenseEmphasis"/>
        </w:rPr>
        <w:t>rtrees</w:t>
      </w:r>
      <w:proofErr w:type="spellEnd"/>
      <w:r w:rsidR="006722B3" w:rsidRPr="006722B3">
        <w:t xml:space="preserve"> with </w:t>
      </w:r>
      <w:r w:rsidR="006722B3">
        <w:t xml:space="preserve">better internal structure, which </w:t>
      </w:r>
      <w:r w:rsidR="006722B3" w:rsidRPr="006722B3">
        <w:t>means that the query performance is increased.</w:t>
      </w:r>
      <w:r w:rsidR="006722B3">
        <w:t xml:space="preserve">  </w:t>
      </w:r>
    </w:p>
    <w:p w14:paraId="1E11B0AA" w14:textId="77777777" w:rsidR="005643F6" w:rsidRDefault="005643F6" w:rsidP="009047DE">
      <w:pPr>
        <w:pStyle w:val="NoSpacing"/>
      </w:pPr>
    </w:p>
    <w:p w14:paraId="27B32B52" w14:textId="77777777" w:rsidR="00AB303C" w:rsidRDefault="005643F6" w:rsidP="009047DE">
      <w:pPr>
        <w:pStyle w:val="NoSpacing"/>
        <w:rPr>
          <w:bCs/>
          <w:iCs/>
        </w:rPr>
      </w:pPr>
      <w:r>
        <w:t xml:space="preserve">When the </w:t>
      </w:r>
      <w:proofErr w:type="spellStart"/>
      <w:r w:rsidR="003978E9" w:rsidRPr="003978E9">
        <w:rPr>
          <w:rStyle w:val="IntenseEmphasis"/>
        </w:rPr>
        <w:t>sensor_model</w:t>
      </w:r>
      <w:proofErr w:type="spellEnd"/>
      <w:r w:rsidR="003978E9">
        <w:t xml:space="preserve"> has all its </w:t>
      </w:r>
      <w:proofErr w:type="spellStart"/>
      <w:r w:rsidR="003978E9" w:rsidRPr="003978E9">
        <w:rPr>
          <w:rStyle w:val="IntenseEmphasis"/>
        </w:rPr>
        <w:t>eigenverbs</w:t>
      </w:r>
      <w:proofErr w:type="spellEnd"/>
      <w:r w:rsidR="003978E9">
        <w:t xml:space="preserve"> for a source sensor type the source </w:t>
      </w:r>
      <w:proofErr w:type="spellStart"/>
      <w:r w:rsidR="003978E9" w:rsidRPr="003978E9">
        <w:rPr>
          <w:rStyle w:val="IntenseEmphasis"/>
        </w:rPr>
        <w:t>eigenverb_collection</w:t>
      </w:r>
      <w:proofErr w:type="spellEnd"/>
      <w:r w:rsidR="003978E9">
        <w:t xml:space="preserve"> is created and sent to the </w:t>
      </w:r>
      <w:proofErr w:type="spellStart"/>
      <w:r w:rsidR="003978E9">
        <w:rPr>
          <w:rStyle w:val="IntenseEmphasis"/>
        </w:rPr>
        <w:t>sensor_pair</w:t>
      </w:r>
      <w:proofErr w:type="spellEnd"/>
      <w:r w:rsidR="003978E9">
        <w:rPr>
          <w:b/>
          <w:bCs/>
          <w:i/>
          <w:iCs/>
        </w:rPr>
        <w:t xml:space="preserve">. </w:t>
      </w:r>
      <w:r w:rsidR="003978E9">
        <w:t>Just prior to being sent</w:t>
      </w:r>
      <w:r w:rsidR="0026609D">
        <w:t>,</w:t>
      </w:r>
      <w:r w:rsidR="003978E9">
        <w:t xml:space="preserve"> the source </w:t>
      </w:r>
      <w:proofErr w:type="spellStart"/>
      <w:r w:rsidR="003978E9" w:rsidRPr="0026609D">
        <w:rPr>
          <w:rStyle w:val="IntenseEmphasis"/>
        </w:rPr>
        <w:t>eigenverb_collection</w:t>
      </w:r>
      <w:proofErr w:type="spellEnd"/>
      <w:r w:rsidR="003978E9">
        <w:t xml:space="preserve"> is iterated over to create the </w:t>
      </w:r>
      <w:proofErr w:type="spellStart"/>
      <w:r w:rsidR="003978E9" w:rsidRPr="0026609D">
        <w:rPr>
          <w:rStyle w:val="IntenseEmphasis"/>
        </w:rPr>
        <w:t>rtrees</w:t>
      </w:r>
      <w:proofErr w:type="spellEnd"/>
      <w:r w:rsidR="003978E9">
        <w:t xml:space="preserve">.  One </w:t>
      </w:r>
      <w:proofErr w:type="spellStart"/>
      <w:r w:rsidR="003978E9" w:rsidRPr="0026609D">
        <w:rPr>
          <w:rStyle w:val="IntenseEmphasis"/>
        </w:rPr>
        <w:t>rtree</w:t>
      </w:r>
      <w:proofErr w:type="spellEnd"/>
      <w:r w:rsidR="003978E9">
        <w:t xml:space="preserve"> is create</w:t>
      </w:r>
      <w:r w:rsidR="00AB303C">
        <w:t xml:space="preserve">d for each volumetric interface in the </w:t>
      </w:r>
      <w:proofErr w:type="spellStart"/>
      <w:r w:rsidR="00AB303C" w:rsidRPr="00AB303C">
        <w:rPr>
          <w:rStyle w:val="IntenseEmphasis"/>
        </w:rPr>
        <w:t>eigenverb_collection</w:t>
      </w:r>
      <w:proofErr w:type="spellEnd"/>
      <w:r w:rsidR="00AB303C">
        <w:t xml:space="preserve">.  The </w:t>
      </w:r>
      <w:proofErr w:type="spellStart"/>
      <w:r w:rsidR="001423B0" w:rsidRPr="00AB303C">
        <w:rPr>
          <w:rStyle w:val="IntenseEmphasis"/>
        </w:rPr>
        <w:t>rtree’s</w:t>
      </w:r>
      <w:proofErr w:type="spellEnd"/>
      <w:r w:rsidR="001423B0">
        <w:t xml:space="preserve"> basic</w:t>
      </w:r>
      <w:r w:rsidR="00AB303C">
        <w:t xml:space="preserve"> storage type is a </w:t>
      </w:r>
      <w:proofErr w:type="gramStart"/>
      <w:r w:rsidR="00AB303C" w:rsidRPr="00AB303C">
        <w:rPr>
          <w:rStyle w:val="IntenseEmphasis"/>
        </w:rPr>
        <w:t>std::</w:t>
      </w:r>
      <w:proofErr w:type="gramEnd"/>
      <w:r w:rsidR="00AB303C" w:rsidRPr="00AB303C">
        <w:rPr>
          <w:rStyle w:val="IntenseEmphasis"/>
        </w:rPr>
        <w:t>pair</w:t>
      </w:r>
      <w:r w:rsidR="00AB303C">
        <w:t xml:space="preserve">. </w:t>
      </w:r>
      <w:proofErr w:type="gramStart"/>
      <w:r w:rsidR="00AB303C">
        <w:t>Typically</w:t>
      </w:r>
      <w:proofErr w:type="gramEnd"/>
      <w:r w:rsidR="00AB303C">
        <w:t xml:space="preserve"> these pairs </w:t>
      </w:r>
      <w:r w:rsidR="0026609D">
        <w:t>a</w:t>
      </w:r>
      <w:r w:rsidR="00AB303C">
        <w:t>re</w:t>
      </w:r>
      <w:r w:rsidR="0026609D">
        <w:t xml:space="preserve"> </w:t>
      </w:r>
      <w:r w:rsidR="00AB303C">
        <w:t xml:space="preserve">a </w:t>
      </w:r>
      <w:r w:rsidR="0026609D">
        <w:t xml:space="preserve">spatially related </w:t>
      </w:r>
      <w:r w:rsidR="0026609D" w:rsidRPr="00AB303C">
        <w:rPr>
          <w:rStyle w:val="IntenseEmphasis"/>
        </w:rPr>
        <w:t>box</w:t>
      </w:r>
      <w:r w:rsidR="0026609D">
        <w:t xml:space="preserve"> or </w:t>
      </w:r>
      <w:r w:rsidR="0026609D" w:rsidRPr="00AB303C">
        <w:rPr>
          <w:rStyle w:val="IntenseEmphasis"/>
        </w:rPr>
        <w:t>point</w:t>
      </w:r>
      <w:r w:rsidR="0026609D">
        <w:t xml:space="preserve"> type as its key, and another user defined data payload.  </w:t>
      </w:r>
      <w:r w:rsidR="00190079">
        <w:t xml:space="preserve">The </w:t>
      </w:r>
      <w:proofErr w:type="spellStart"/>
      <w:r w:rsidR="00190079" w:rsidRPr="00190079">
        <w:rPr>
          <w:rStyle w:val="IntenseEmphasis"/>
        </w:rPr>
        <w:t>r</w:t>
      </w:r>
      <w:r w:rsidR="0079658B" w:rsidRPr="00190079">
        <w:rPr>
          <w:rStyle w:val="IntenseEmphasis"/>
        </w:rPr>
        <w:t>tree’s</w:t>
      </w:r>
      <w:proofErr w:type="spellEnd"/>
      <w:r w:rsidR="0079658B">
        <w:t xml:space="preserve"> are generated</w:t>
      </w:r>
      <w:r w:rsidR="00AB303C">
        <w:t xml:space="preserve"> </w:t>
      </w:r>
      <w:r w:rsidR="0079658B">
        <w:t xml:space="preserve">using a </w:t>
      </w:r>
      <w:r w:rsidR="0079658B" w:rsidRPr="00AB303C">
        <w:rPr>
          <w:rStyle w:val="IntenseEmphasis"/>
        </w:rPr>
        <w:t>point</w:t>
      </w:r>
      <w:r w:rsidR="0079658B">
        <w:t xml:space="preserve"> </w:t>
      </w:r>
      <w:r w:rsidR="00AB303C">
        <w:t xml:space="preserve">for the key and </w:t>
      </w:r>
      <w:proofErr w:type="spellStart"/>
      <w:r w:rsidR="00AB303C" w:rsidRPr="0026609D">
        <w:rPr>
          <w:rStyle w:val="IntenseEmphasis"/>
        </w:rPr>
        <w:t>eigenverb_</w:t>
      </w:r>
      <w:proofErr w:type="gramStart"/>
      <w:r w:rsidR="00AB303C">
        <w:rPr>
          <w:rStyle w:val="IntenseEmphasis"/>
        </w:rPr>
        <w:t>list</w:t>
      </w:r>
      <w:proofErr w:type="spellEnd"/>
      <w:r w:rsidR="00AB303C">
        <w:rPr>
          <w:rStyle w:val="IntenseEmphasis"/>
        </w:rPr>
        <w:t>::</w:t>
      </w:r>
      <w:proofErr w:type="gramEnd"/>
      <w:r w:rsidR="00AB303C">
        <w:rPr>
          <w:rStyle w:val="IntenseEmphasis"/>
        </w:rPr>
        <w:t xml:space="preserve">iterator </w:t>
      </w:r>
      <w:r w:rsidR="00AB303C" w:rsidRPr="00AB303C">
        <w:rPr>
          <w:bCs/>
          <w:iCs/>
        </w:rPr>
        <w:t>as its payload.</w:t>
      </w:r>
      <w:r w:rsidR="00AB303C">
        <w:rPr>
          <w:bCs/>
          <w:iCs/>
        </w:rPr>
        <w:t xml:space="preserve">  The </w:t>
      </w:r>
      <w:proofErr w:type="spellStart"/>
      <w:proofErr w:type="gramStart"/>
      <w:r w:rsidR="00AB303C" w:rsidRPr="000A3EB9">
        <w:rPr>
          <w:rStyle w:val="IntenseEmphasis"/>
          <w:bCs w:val="0"/>
          <w:iCs w:val="0"/>
        </w:rPr>
        <w:t>rtree.query</w:t>
      </w:r>
      <w:proofErr w:type="spellEnd"/>
      <w:proofErr w:type="gramEnd"/>
      <w:r w:rsidR="00AB303C">
        <w:rPr>
          <w:bCs/>
          <w:iCs/>
        </w:rPr>
        <w:t xml:space="preserve"> function is provided a </w:t>
      </w:r>
      <w:r w:rsidR="001423B0">
        <w:rPr>
          <w:bCs/>
          <w:iCs/>
        </w:rPr>
        <w:t>box which</w:t>
      </w:r>
      <w:r w:rsidR="000A3EB9">
        <w:rPr>
          <w:bCs/>
          <w:iCs/>
        </w:rPr>
        <w:t xml:space="preserve"> either </w:t>
      </w:r>
      <w:r w:rsidR="00AB303C">
        <w:rPr>
          <w:bCs/>
          <w:iCs/>
        </w:rPr>
        <w:t>overlap</w:t>
      </w:r>
      <w:r w:rsidR="000A3EB9">
        <w:rPr>
          <w:bCs/>
          <w:iCs/>
        </w:rPr>
        <w:t>s</w:t>
      </w:r>
      <w:r w:rsidR="00AB303C">
        <w:rPr>
          <w:bCs/>
          <w:iCs/>
        </w:rPr>
        <w:t xml:space="preserve"> </w:t>
      </w:r>
      <w:r w:rsidR="000A3EB9">
        <w:rPr>
          <w:bCs/>
          <w:iCs/>
        </w:rPr>
        <w:t xml:space="preserve">the keys or contains the keys </w:t>
      </w:r>
      <w:r w:rsidR="00AB303C">
        <w:rPr>
          <w:bCs/>
          <w:iCs/>
        </w:rPr>
        <w:t xml:space="preserve">within </w:t>
      </w:r>
      <w:r w:rsidR="000A3EB9">
        <w:rPr>
          <w:bCs/>
          <w:iCs/>
        </w:rPr>
        <w:t>its area.</w:t>
      </w:r>
      <w:r w:rsidR="00AB303C">
        <w:rPr>
          <w:bCs/>
          <w:iCs/>
        </w:rPr>
        <w:t xml:space="preserve"> </w:t>
      </w:r>
      <w:r w:rsidR="000A3EB9">
        <w:rPr>
          <w:bCs/>
          <w:iCs/>
        </w:rPr>
        <w:t xml:space="preserve"> The results are the payload</w:t>
      </w:r>
      <w:r w:rsidR="001423B0">
        <w:rPr>
          <w:bCs/>
          <w:iCs/>
        </w:rPr>
        <w:t xml:space="preserve">s which </w:t>
      </w:r>
      <w:r w:rsidR="000A3EB9">
        <w:rPr>
          <w:bCs/>
          <w:iCs/>
        </w:rPr>
        <w:t>a</w:t>
      </w:r>
      <w:r w:rsidR="001423B0">
        <w:rPr>
          <w:bCs/>
          <w:iCs/>
        </w:rPr>
        <w:t>re a</w:t>
      </w:r>
      <w:r w:rsidR="000A3EB9">
        <w:rPr>
          <w:bCs/>
          <w:iCs/>
        </w:rPr>
        <w:t xml:space="preserve"> vector of the </w:t>
      </w:r>
      <w:proofErr w:type="spellStart"/>
      <w:r w:rsidR="000A3EB9" w:rsidRPr="0026609D">
        <w:rPr>
          <w:rStyle w:val="IntenseEmphasis"/>
        </w:rPr>
        <w:t>eigenverb_</w:t>
      </w:r>
      <w:proofErr w:type="gramStart"/>
      <w:r w:rsidR="000A3EB9">
        <w:rPr>
          <w:rStyle w:val="IntenseEmphasis"/>
        </w:rPr>
        <w:t>list</w:t>
      </w:r>
      <w:proofErr w:type="spellEnd"/>
      <w:r w:rsidR="000A3EB9">
        <w:rPr>
          <w:rStyle w:val="IntenseEmphasis"/>
        </w:rPr>
        <w:t>:</w:t>
      </w:r>
      <w:r w:rsidR="001423B0">
        <w:rPr>
          <w:rStyle w:val="IntenseEmphasis"/>
        </w:rPr>
        <w:t>:</w:t>
      </w:r>
      <w:proofErr w:type="gramEnd"/>
      <w:r w:rsidR="001423B0">
        <w:rPr>
          <w:rStyle w:val="IntenseEmphasis"/>
        </w:rPr>
        <w:t xml:space="preserve"> iterator’s</w:t>
      </w:r>
      <w:r w:rsidR="000A3EB9">
        <w:rPr>
          <w:rStyle w:val="IntenseEmphasis"/>
        </w:rPr>
        <w:t>.</w:t>
      </w:r>
    </w:p>
    <w:p w14:paraId="1F91C028" w14:textId="77777777" w:rsidR="00AB303C" w:rsidRDefault="00AB303C" w:rsidP="009047DE">
      <w:pPr>
        <w:pStyle w:val="NoSpacing"/>
        <w:rPr>
          <w:bCs/>
          <w:iCs/>
        </w:rPr>
      </w:pPr>
    </w:p>
    <w:p w14:paraId="3585906E" w14:textId="77777777" w:rsidR="00190079" w:rsidRPr="00190079" w:rsidRDefault="00190079" w:rsidP="009047DE">
      <w:pPr>
        <w:pStyle w:val="NoSpacing"/>
      </w:pPr>
      <w:r>
        <w:lastRenderedPageBreak/>
        <w:t xml:space="preserve">Thus the </w:t>
      </w:r>
      <w:proofErr w:type="spellStart"/>
      <w:r w:rsidRPr="00AB303C">
        <w:rPr>
          <w:rStyle w:val="IntenseEmphasis"/>
        </w:rPr>
        <w:t>eigenverb_collection</w:t>
      </w:r>
      <w:proofErr w:type="spellEnd"/>
      <w:r>
        <w:rPr>
          <w:rStyle w:val="IntenseEmphasis"/>
        </w:rPr>
        <w:t xml:space="preserve"> </w:t>
      </w:r>
      <w:r w:rsidRPr="00190079">
        <w:t xml:space="preserve">stores </w:t>
      </w:r>
      <w:r>
        <w:t>a</w:t>
      </w:r>
      <w:r w:rsidRPr="00190079">
        <w:t xml:space="preserve"> number of</w:t>
      </w:r>
      <w:r>
        <w:rPr>
          <w:rStyle w:val="IntenseEmphasis"/>
        </w:rPr>
        <w:t xml:space="preserve"> </w:t>
      </w:r>
      <w:proofErr w:type="spellStart"/>
      <w:r>
        <w:rPr>
          <w:rStyle w:val="IntenseEmphasis"/>
        </w:rPr>
        <w:t>rtrees</w:t>
      </w:r>
      <w:proofErr w:type="spellEnd"/>
      <w:r>
        <w:rPr>
          <w:rStyle w:val="IntenseEmphasis"/>
        </w:rPr>
        <w:t xml:space="preserve"> </w:t>
      </w:r>
      <w:r w:rsidRPr="00190079">
        <w:rPr>
          <w:bCs/>
          <w:iCs/>
        </w:rPr>
        <w:t>which are constructed from a</w:t>
      </w:r>
      <w:r>
        <w:rPr>
          <w:rStyle w:val="IntenseEmphasis"/>
        </w:rPr>
        <w:t xml:space="preserve"> </w:t>
      </w:r>
      <w:proofErr w:type="gramStart"/>
      <w:r>
        <w:rPr>
          <w:rStyle w:val="IntenseEmphasis"/>
        </w:rPr>
        <w:t>std::</w:t>
      </w:r>
      <w:proofErr w:type="gramEnd"/>
      <w:r>
        <w:rPr>
          <w:rStyle w:val="IntenseEmphasis"/>
        </w:rPr>
        <w:t xml:space="preserve">list </w:t>
      </w:r>
      <w:r w:rsidRPr="00190079">
        <w:t xml:space="preserve">of </w:t>
      </w:r>
      <w:r>
        <w:rPr>
          <w:rStyle w:val="IntenseEmphasis"/>
        </w:rPr>
        <w:t xml:space="preserve">std::pair </w:t>
      </w:r>
      <w:r w:rsidRPr="00190079">
        <w:rPr>
          <w:bCs/>
          <w:iCs/>
        </w:rPr>
        <w:t>of</w:t>
      </w:r>
      <w:r>
        <w:rPr>
          <w:rStyle w:val="IntenseEmphasis"/>
        </w:rPr>
        <w:t xml:space="preserve"> point </w:t>
      </w:r>
      <w:r w:rsidRPr="0037758D">
        <w:t xml:space="preserve">and </w:t>
      </w:r>
      <w:r w:rsidRPr="00190079">
        <w:rPr>
          <w:b/>
          <w:i/>
        </w:rPr>
        <w:t xml:space="preserve"> </w:t>
      </w:r>
      <w:proofErr w:type="spellStart"/>
      <w:r w:rsidRPr="0026609D">
        <w:rPr>
          <w:rStyle w:val="IntenseEmphasis"/>
        </w:rPr>
        <w:t>eigenverb_</w:t>
      </w:r>
      <w:r>
        <w:rPr>
          <w:rStyle w:val="IntenseEmphasis"/>
        </w:rPr>
        <w:t>list</w:t>
      </w:r>
      <w:proofErr w:type="spellEnd"/>
      <w:r>
        <w:rPr>
          <w:rStyle w:val="IntenseEmphasis"/>
        </w:rPr>
        <w:t xml:space="preserve">::iterator.  </w:t>
      </w:r>
      <w:r w:rsidRPr="00190079">
        <w:t>This is a bit complex, however required for speed increases.</w:t>
      </w:r>
    </w:p>
    <w:p w14:paraId="600293E4" w14:textId="77777777" w:rsidR="00190079" w:rsidRDefault="00190079" w:rsidP="009047DE">
      <w:pPr>
        <w:pStyle w:val="NoSpacing"/>
        <w:rPr>
          <w:rStyle w:val="IntenseEmphasis"/>
        </w:rPr>
      </w:pPr>
    </w:p>
    <w:p w14:paraId="5DF07A0D" w14:textId="77777777" w:rsidR="005643F6" w:rsidRDefault="00190079" w:rsidP="009047DE">
      <w:pPr>
        <w:pStyle w:val="NoSpacing"/>
      </w:pPr>
      <w:r w:rsidRPr="00190079">
        <w:t>Rational for this is as follows:</w:t>
      </w:r>
    </w:p>
    <w:p w14:paraId="6D8737F6" w14:textId="77777777" w:rsidR="000334C5" w:rsidRDefault="000334C5" w:rsidP="009047DE">
      <w:pPr>
        <w:pStyle w:val="NoSpacing"/>
      </w:pPr>
      <w:r>
        <w:tab/>
      </w:r>
    </w:p>
    <w:p w14:paraId="777AC024" w14:textId="77777777" w:rsidR="000334C5" w:rsidRPr="000334C5" w:rsidRDefault="000334C5" w:rsidP="000334C5">
      <w:pPr>
        <w:pStyle w:val="NoSpacing"/>
        <w:numPr>
          <w:ilvl w:val="0"/>
          <w:numId w:val="24"/>
        </w:numPr>
        <w:rPr>
          <w:rStyle w:val="IntenseEmphasis"/>
          <w:b w:val="0"/>
          <w:bCs w:val="0"/>
          <w:i w:val="0"/>
          <w:iCs w:val="0"/>
          <w:color w:val="auto"/>
        </w:rPr>
      </w:pPr>
      <w:r>
        <w:t xml:space="preserve">To get the fastest insertion times the </w:t>
      </w:r>
      <w:proofErr w:type="spellStart"/>
      <w:r>
        <w:t>rtree</w:t>
      </w:r>
      <w:proofErr w:type="spellEnd"/>
      <w:r>
        <w:t xml:space="preserve"> bulk loader was required. This means a </w:t>
      </w:r>
      <w:proofErr w:type="gramStart"/>
      <w:r>
        <w:t>construction  a</w:t>
      </w:r>
      <w:proofErr w:type="gramEnd"/>
      <w:r>
        <w:t xml:space="preserve"> </w:t>
      </w:r>
      <w:r w:rsidRPr="000334C5">
        <w:rPr>
          <w:rStyle w:val="IntenseEmphasis"/>
        </w:rPr>
        <w:t>std::</w:t>
      </w:r>
      <w:proofErr w:type="spellStart"/>
      <w:r w:rsidRPr="000334C5">
        <w:rPr>
          <w:rStyle w:val="IntenseEmphasis"/>
        </w:rPr>
        <w:t>iterator.begin</w:t>
      </w:r>
      <w:proofErr w:type="spellEnd"/>
      <w:r w:rsidRPr="000334C5">
        <w:rPr>
          <w:rStyle w:val="IntenseEmphasis"/>
        </w:rPr>
        <w:t>()</w:t>
      </w:r>
      <w:r>
        <w:t xml:space="preserve"> and  </w:t>
      </w:r>
      <w:r w:rsidRPr="000334C5">
        <w:rPr>
          <w:rStyle w:val="IntenseEmphasis"/>
        </w:rPr>
        <w:t>std::</w:t>
      </w:r>
      <w:proofErr w:type="spellStart"/>
      <w:r w:rsidRPr="000334C5">
        <w:rPr>
          <w:rStyle w:val="IntenseEmphasis"/>
        </w:rPr>
        <w:t>iterator.end</w:t>
      </w:r>
      <w:proofErr w:type="spellEnd"/>
      <w:r w:rsidRPr="000334C5">
        <w:rPr>
          <w:rStyle w:val="IntenseEmphasis"/>
        </w:rPr>
        <w:t>()</w:t>
      </w:r>
      <w:r>
        <w:t xml:space="preserve"> must be used, hence the interim </w:t>
      </w:r>
      <w:r w:rsidRPr="000334C5">
        <w:rPr>
          <w:rStyle w:val="IntenseEmphasis"/>
        </w:rPr>
        <w:t>std::list</w:t>
      </w:r>
      <w:r>
        <w:rPr>
          <w:rStyle w:val="IntenseEmphasis"/>
        </w:rPr>
        <w:t xml:space="preserve"> </w:t>
      </w:r>
      <w:r w:rsidRPr="000334C5">
        <w:rPr>
          <w:bCs/>
          <w:iCs/>
        </w:rPr>
        <w:t>of</w:t>
      </w:r>
      <w:r w:rsidRPr="000334C5">
        <w:rPr>
          <w:b/>
          <w:bCs/>
          <w:i/>
          <w:iCs/>
        </w:rPr>
        <w:t xml:space="preserve"> </w:t>
      </w:r>
      <w:r>
        <w:rPr>
          <w:rStyle w:val="IntenseEmphasis"/>
        </w:rPr>
        <w:t>std::</w:t>
      </w:r>
      <w:proofErr w:type="spellStart"/>
      <w:r>
        <w:rPr>
          <w:rStyle w:val="IntenseEmphasis"/>
        </w:rPr>
        <w:t>pairs’s</w:t>
      </w:r>
      <w:proofErr w:type="spellEnd"/>
      <w:r>
        <w:rPr>
          <w:rStyle w:val="IntenseEmphasis"/>
        </w:rPr>
        <w:t>.</w:t>
      </w:r>
    </w:p>
    <w:p w14:paraId="3B2A14F2" w14:textId="77777777" w:rsidR="00190079" w:rsidRDefault="00190079" w:rsidP="00190079">
      <w:pPr>
        <w:pStyle w:val="NoSpacing"/>
        <w:numPr>
          <w:ilvl w:val="0"/>
          <w:numId w:val="24"/>
        </w:numPr>
      </w:pPr>
      <w:r w:rsidRPr="00190079">
        <w:rPr>
          <w:rStyle w:val="IntenseEmphasis"/>
        </w:rPr>
        <w:t>points</w:t>
      </w:r>
      <w:r>
        <w:t xml:space="preserve"> are faster to create than </w:t>
      </w:r>
      <w:proofErr w:type="gramStart"/>
      <w:r w:rsidRPr="00190079">
        <w:rPr>
          <w:rStyle w:val="IntenseEmphasis"/>
        </w:rPr>
        <w:t>boxes</w:t>
      </w:r>
      <w:r>
        <w:t>;  20</w:t>
      </w:r>
      <w:proofErr w:type="gramEnd"/>
      <w:r>
        <w:t>% increase in speed.</w:t>
      </w:r>
    </w:p>
    <w:p w14:paraId="58726918" w14:textId="77777777" w:rsidR="00190079" w:rsidRPr="009D54DF" w:rsidRDefault="00190079" w:rsidP="00190079">
      <w:pPr>
        <w:pStyle w:val="NoSpacing"/>
        <w:numPr>
          <w:ilvl w:val="0"/>
          <w:numId w:val="24"/>
        </w:numPr>
      </w:pPr>
      <w:proofErr w:type="spellStart"/>
      <w:r>
        <w:rPr>
          <w:rStyle w:val="IntenseEmphasis"/>
        </w:rPr>
        <w:t>r</w:t>
      </w:r>
      <w:r w:rsidRPr="00190079">
        <w:rPr>
          <w:rStyle w:val="IntenseEmphasis"/>
        </w:rPr>
        <w:t>tree’s</w:t>
      </w:r>
      <w:proofErr w:type="spellEnd"/>
      <w:r w:rsidRPr="00190079">
        <w:rPr>
          <w:rStyle w:val="IntenseEmphasis"/>
        </w:rPr>
        <w:t xml:space="preserve"> </w:t>
      </w:r>
      <w:r>
        <w:t xml:space="preserve">force a copy of all data being inserted, using </w:t>
      </w:r>
      <w:proofErr w:type="spellStart"/>
      <w:r w:rsidRPr="0026609D">
        <w:rPr>
          <w:rStyle w:val="IntenseEmphasis"/>
        </w:rPr>
        <w:t>eigenverb_</w:t>
      </w:r>
      <w:proofErr w:type="gramStart"/>
      <w:r>
        <w:rPr>
          <w:rStyle w:val="IntenseEmphasis"/>
        </w:rPr>
        <w:t>list</w:t>
      </w:r>
      <w:proofErr w:type="spellEnd"/>
      <w:r>
        <w:rPr>
          <w:rStyle w:val="IntenseEmphasis"/>
        </w:rPr>
        <w:t>::</w:t>
      </w:r>
      <w:proofErr w:type="gramEnd"/>
      <w:r>
        <w:rPr>
          <w:rStyle w:val="IntenseEmphasis"/>
        </w:rPr>
        <w:t>iterator’s</w:t>
      </w:r>
      <w:r w:rsidRPr="000334C5">
        <w:rPr>
          <w:bCs/>
          <w:iCs/>
        </w:rPr>
        <w:t xml:space="preserve">(pointers) reduces the amount of data required to be copied. </w:t>
      </w:r>
    </w:p>
    <w:p w14:paraId="3836AE1D" w14:textId="77777777" w:rsidR="009D54DF" w:rsidRDefault="009D54DF" w:rsidP="009D54DF">
      <w:pPr>
        <w:pStyle w:val="NoSpacing"/>
      </w:pPr>
    </w:p>
    <w:p w14:paraId="24C253B2" w14:textId="77777777" w:rsidR="009D54DF" w:rsidRPr="000334C5" w:rsidRDefault="009D54DF" w:rsidP="009D54DF">
      <w:pPr>
        <w:pStyle w:val="NoSpacing"/>
      </w:pPr>
      <w:r>
        <w:t xml:space="preserve">The query takes place in the </w:t>
      </w:r>
      <w:proofErr w:type="spellStart"/>
      <w:r w:rsidRPr="00877A25">
        <w:rPr>
          <w:rStyle w:val="IntenseEmphasis"/>
        </w:rPr>
        <w:t>envelope_generator</w:t>
      </w:r>
      <w:proofErr w:type="spellEnd"/>
      <w:r>
        <w:t xml:space="preserve">.  As each receiver </w:t>
      </w:r>
      <w:proofErr w:type="spellStart"/>
      <w:r>
        <w:t>eigenverb</w:t>
      </w:r>
      <w:proofErr w:type="spellEnd"/>
      <w:r>
        <w:t xml:space="preserve"> is used to find its source overlaps</w:t>
      </w:r>
      <w:r w:rsidR="00877A25">
        <w:t xml:space="preserve">. A query </w:t>
      </w:r>
      <w:r>
        <w:t xml:space="preserve">box </w:t>
      </w:r>
      <w:r w:rsidR="00877A25">
        <w:t xml:space="preserve">is </w:t>
      </w:r>
      <w:r>
        <w:t>created from the rec</w:t>
      </w:r>
      <w:r w:rsidR="00877A25">
        <w:t xml:space="preserve">eiver </w:t>
      </w:r>
      <w:proofErr w:type="spellStart"/>
      <w:r w:rsidR="00877A25">
        <w:t>eigenverb</w:t>
      </w:r>
      <w:proofErr w:type="spellEnd"/>
      <w:r w:rsidR="00877A25">
        <w:t xml:space="preserve"> and the </w:t>
      </w:r>
      <w:proofErr w:type="spellStart"/>
      <w:r w:rsidR="00877A25" w:rsidRPr="00877A25">
        <w:rPr>
          <w:rStyle w:val="IntenseEmphasis"/>
        </w:rPr>
        <w:t>src_eigenverb_collection</w:t>
      </w:r>
      <w:proofErr w:type="spellEnd"/>
      <w:r w:rsidR="00877A25">
        <w:t xml:space="preserve"> contains the </w:t>
      </w:r>
      <w:proofErr w:type="spellStart"/>
      <w:r w:rsidR="00877A25">
        <w:t>rtree’s</w:t>
      </w:r>
      <w:proofErr w:type="spellEnd"/>
      <w:r w:rsidR="00877A25">
        <w:t xml:space="preserve">.  The result of the query is a vector of </w:t>
      </w:r>
      <w:proofErr w:type="spellStart"/>
      <w:r w:rsidR="00877A25" w:rsidRPr="0026609D">
        <w:rPr>
          <w:rStyle w:val="IntenseEmphasis"/>
        </w:rPr>
        <w:t>eigenverb_</w:t>
      </w:r>
      <w:proofErr w:type="gramStart"/>
      <w:r w:rsidR="00877A25">
        <w:rPr>
          <w:rStyle w:val="IntenseEmphasis"/>
        </w:rPr>
        <w:t>list</w:t>
      </w:r>
      <w:proofErr w:type="spellEnd"/>
      <w:r w:rsidR="00877A25">
        <w:rPr>
          <w:rStyle w:val="IntenseEmphasis"/>
        </w:rPr>
        <w:t>::</w:t>
      </w:r>
      <w:proofErr w:type="gramEnd"/>
      <w:r w:rsidR="00877A25">
        <w:rPr>
          <w:rStyle w:val="IntenseEmphasis"/>
        </w:rPr>
        <w:t>iterator’s</w:t>
      </w:r>
      <w:r w:rsidR="00877A25" w:rsidRPr="000334C5">
        <w:rPr>
          <w:bCs/>
          <w:iCs/>
        </w:rPr>
        <w:t>(pointers</w:t>
      </w:r>
      <w:r w:rsidR="00877A25">
        <w:rPr>
          <w:bCs/>
          <w:iCs/>
        </w:rPr>
        <w:t xml:space="preserve"> to </w:t>
      </w:r>
      <w:proofErr w:type="spellStart"/>
      <w:r w:rsidR="00877A25">
        <w:rPr>
          <w:bCs/>
          <w:iCs/>
        </w:rPr>
        <w:t>eigenverbs</w:t>
      </w:r>
      <w:proofErr w:type="spellEnd"/>
      <w:r w:rsidR="00877A25" w:rsidRPr="000334C5">
        <w:rPr>
          <w:bCs/>
          <w:iCs/>
        </w:rPr>
        <w:t>)</w:t>
      </w:r>
      <w:r w:rsidR="00877A25">
        <w:rPr>
          <w:bCs/>
          <w:iCs/>
        </w:rPr>
        <w:t xml:space="preserve"> which are </w:t>
      </w:r>
      <w:proofErr w:type="spellStart"/>
      <w:r w:rsidR="00877A25">
        <w:rPr>
          <w:bCs/>
          <w:iCs/>
        </w:rPr>
        <w:t>derefenced</w:t>
      </w:r>
      <w:proofErr w:type="spellEnd"/>
      <w:r w:rsidR="00877A25">
        <w:rPr>
          <w:bCs/>
          <w:iCs/>
        </w:rPr>
        <w:t xml:space="preserve"> to </w:t>
      </w:r>
      <w:r w:rsidR="00563EDE">
        <w:rPr>
          <w:bCs/>
          <w:iCs/>
        </w:rPr>
        <w:t xml:space="preserve">add </w:t>
      </w:r>
      <w:proofErr w:type="spellStart"/>
      <w:r w:rsidR="00563EDE">
        <w:rPr>
          <w:bCs/>
          <w:iCs/>
        </w:rPr>
        <w:t>there</w:t>
      </w:r>
      <w:proofErr w:type="spellEnd"/>
      <w:r w:rsidR="00877A25">
        <w:rPr>
          <w:bCs/>
          <w:iCs/>
        </w:rPr>
        <w:t xml:space="preserve"> contribution</w:t>
      </w:r>
      <w:r w:rsidR="00563EDE">
        <w:rPr>
          <w:bCs/>
          <w:iCs/>
        </w:rPr>
        <w:t>s</w:t>
      </w:r>
      <w:r w:rsidR="00877A25">
        <w:rPr>
          <w:bCs/>
          <w:iCs/>
        </w:rPr>
        <w:t xml:space="preserve"> to the envelope.</w:t>
      </w:r>
    </w:p>
    <w:p w14:paraId="4E11A03E" w14:textId="77777777" w:rsidR="00190079" w:rsidRDefault="00190079">
      <w:r>
        <w:br w:type="page"/>
      </w:r>
    </w:p>
    <w:p w14:paraId="153D366E" w14:textId="77777777" w:rsidR="00EF4560" w:rsidRPr="009E5D45" w:rsidRDefault="009E5D45" w:rsidP="009047DE">
      <w:pPr>
        <w:pStyle w:val="Heading1"/>
      </w:pPr>
      <w:r>
        <w:lastRenderedPageBreak/>
        <w:t>References</w:t>
      </w:r>
    </w:p>
    <w:p w14:paraId="685DCD82" w14:textId="77777777" w:rsidR="00EF4560" w:rsidRDefault="00EF4560" w:rsidP="009047DE">
      <w:pPr>
        <w:pStyle w:val="NoSpacing"/>
        <w:rPr>
          <w:rFonts w:ascii="Arial" w:hAnsi="Arial" w:cs="Arial"/>
          <w:color w:val="000000"/>
          <w:sz w:val="20"/>
          <w:szCs w:val="20"/>
          <w:shd w:val="clear" w:color="auto" w:fill="FFFFFF"/>
        </w:rPr>
      </w:pPr>
    </w:p>
    <w:p w14:paraId="71A1F33A" w14:textId="77777777" w:rsidR="009E5D45" w:rsidRPr="009D1AE4" w:rsidRDefault="0013082E" w:rsidP="009D1AE4">
      <w:pPr>
        <w:pStyle w:val="NoSpacing"/>
      </w:pPr>
      <w:hyperlink r:id="rId46" w:anchor="geometry.spatial_indexes.introduction.f0" w:history="1">
        <w:r w:rsidR="009E5D45" w:rsidRPr="009D1AE4">
          <w:t>[1] </w:t>
        </w:r>
      </w:hyperlink>
      <w:r w:rsidR="009E5D45" w:rsidRPr="009D1AE4">
        <w:t>Guttman, A. (1984). </w:t>
      </w:r>
      <w:r w:rsidR="009E5D45" w:rsidRPr="009D1AE4">
        <w:rPr>
          <w:i/>
          <w:iCs/>
        </w:rPr>
        <w:t>R-Trees: A Dynamic Index Structure for Spatial Searching</w:t>
      </w:r>
    </w:p>
    <w:p w14:paraId="6CFCF3B3" w14:textId="77777777" w:rsidR="009E5D45" w:rsidRPr="009D1AE4" w:rsidRDefault="0013082E" w:rsidP="009D1AE4">
      <w:pPr>
        <w:pStyle w:val="NoSpacing"/>
      </w:pPr>
      <w:hyperlink r:id="rId47" w:anchor="geometry.spatial_indexes.introduction.f1" w:history="1">
        <w:r w:rsidR="009E5D45" w:rsidRPr="009D1AE4">
          <w:t>[2] </w:t>
        </w:r>
      </w:hyperlink>
      <w:r w:rsidR="009E5D45" w:rsidRPr="009D1AE4">
        <w:t>Cheung, K.; Fu, A. (1998). </w:t>
      </w:r>
      <w:r w:rsidR="009E5D45" w:rsidRPr="009D1AE4">
        <w:rPr>
          <w:i/>
          <w:iCs/>
        </w:rPr>
        <w:t xml:space="preserve">Enhanced Nearest </w:t>
      </w:r>
      <w:proofErr w:type="spellStart"/>
      <w:r w:rsidR="009E5D45" w:rsidRPr="009D1AE4">
        <w:rPr>
          <w:i/>
          <w:iCs/>
        </w:rPr>
        <w:t>Neighbour</w:t>
      </w:r>
      <w:proofErr w:type="spellEnd"/>
      <w:r w:rsidR="009E5D45" w:rsidRPr="009D1AE4">
        <w:rPr>
          <w:i/>
          <w:iCs/>
        </w:rPr>
        <w:t xml:space="preserve"> Search on the R-tree</w:t>
      </w:r>
    </w:p>
    <w:p w14:paraId="3F1E0F24" w14:textId="77777777" w:rsidR="009E5D45" w:rsidRPr="009D1AE4" w:rsidRDefault="0013082E" w:rsidP="009D1AE4">
      <w:pPr>
        <w:pStyle w:val="NoSpacing"/>
      </w:pPr>
      <w:hyperlink r:id="rId48" w:anchor="geometry.spatial_indexes.introduction.f2" w:history="1">
        <w:r w:rsidR="009E5D45" w:rsidRPr="009D1AE4">
          <w:t>[3] </w:t>
        </w:r>
      </w:hyperlink>
      <w:r w:rsidR="009E5D45" w:rsidRPr="009D1AE4">
        <w:t>Greene, D. (1989). </w:t>
      </w:r>
      <w:r w:rsidR="009E5D45" w:rsidRPr="009D1AE4">
        <w:rPr>
          <w:i/>
          <w:iCs/>
        </w:rPr>
        <w:t>An implementation and performance analysis of spatial data access methods</w:t>
      </w:r>
    </w:p>
    <w:p w14:paraId="7F37AE51" w14:textId="77777777" w:rsidR="009E5D45" w:rsidRPr="009D1AE4" w:rsidRDefault="0013082E" w:rsidP="009D1AE4">
      <w:pPr>
        <w:pStyle w:val="NoSpacing"/>
      </w:pPr>
      <w:hyperlink r:id="rId49" w:anchor="geometry.spatial_indexes.introduction.f3" w:history="1">
        <w:r w:rsidR="009E5D45" w:rsidRPr="009D1AE4">
          <w:t>[4] </w:t>
        </w:r>
      </w:hyperlink>
      <w:r w:rsidR="009E5D45" w:rsidRPr="009D1AE4">
        <w:t xml:space="preserve">Beckmann, N.; </w:t>
      </w:r>
      <w:proofErr w:type="spellStart"/>
      <w:r w:rsidR="009E5D45" w:rsidRPr="009D1AE4">
        <w:t>Kriegel</w:t>
      </w:r>
      <w:proofErr w:type="spellEnd"/>
      <w:r w:rsidR="009E5D45" w:rsidRPr="009D1AE4">
        <w:t>, H. P.; Schneider, R.; Seeger, B. (1990). </w:t>
      </w:r>
      <w:r w:rsidR="009E5D45" w:rsidRPr="009D1AE4">
        <w:rPr>
          <w:i/>
          <w:iCs/>
        </w:rPr>
        <w:t>The R*-tree: an efficient and robust access method for points and rectangles</w:t>
      </w:r>
    </w:p>
    <w:p w14:paraId="16275C41" w14:textId="77777777" w:rsidR="009E5D45" w:rsidRPr="009D1AE4" w:rsidRDefault="0013082E" w:rsidP="009D1AE4">
      <w:pPr>
        <w:pStyle w:val="NoSpacing"/>
      </w:pPr>
      <w:hyperlink r:id="rId50" w:anchor="geometry.spatial_indexes.introduction.f4" w:history="1">
        <w:r w:rsidR="009E5D45" w:rsidRPr="009D1AE4">
          <w:t>[5] </w:t>
        </w:r>
        <w:proofErr w:type="spellStart"/>
      </w:hyperlink>
      <w:r w:rsidR="009E5D45" w:rsidRPr="009D1AE4">
        <w:t>Leutenegger</w:t>
      </w:r>
      <w:proofErr w:type="spellEnd"/>
      <w:r w:rsidR="009E5D45" w:rsidRPr="009D1AE4">
        <w:t>, Scott T.; Edgington, Jeffrey M.; Lopez, Mario A. (1997). </w:t>
      </w:r>
      <w:r w:rsidR="009E5D45" w:rsidRPr="009D1AE4">
        <w:rPr>
          <w:i/>
          <w:iCs/>
        </w:rPr>
        <w:t>STR: A Simple and Efficient Algorithm for R-Tree Packing</w:t>
      </w:r>
    </w:p>
    <w:p w14:paraId="7F0AE2C8" w14:textId="77777777" w:rsidR="009E5D45" w:rsidRPr="009D1AE4" w:rsidRDefault="0013082E" w:rsidP="009D1AE4">
      <w:pPr>
        <w:pStyle w:val="NoSpacing"/>
      </w:pPr>
      <w:hyperlink r:id="rId51" w:anchor="geometry.spatial_indexes.introduction.f5" w:history="1">
        <w:r w:rsidR="009E5D45" w:rsidRPr="009D1AE4">
          <w:t>[6] </w:t>
        </w:r>
      </w:hyperlink>
      <w:r w:rsidR="009E5D45" w:rsidRPr="009D1AE4">
        <w:t xml:space="preserve">Garcia, Yvan J.; Lopez, Mario A.; </w:t>
      </w:r>
      <w:proofErr w:type="spellStart"/>
      <w:r w:rsidR="009E5D45" w:rsidRPr="009D1AE4">
        <w:t>Leutenegger</w:t>
      </w:r>
      <w:proofErr w:type="spellEnd"/>
      <w:r w:rsidR="009E5D45" w:rsidRPr="009D1AE4">
        <w:t>, Scott T. (1997). </w:t>
      </w:r>
      <w:r w:rsidR="009E5D45" w:rsidRPr="009D1AE4">
        <w:rPr>
          <w:i/>
          <w:iCs/>
        </w:rPr>
        <w:t>A Greedy Algorithm for Bulk Loading R-trees</w:t>
      </w:r>
    </w:p>
    <w:p w14:paraId="5FAB0332" w14:textId="77777777" w:rsidR="00EF4560" w:rsidRDefault="00EF4560" w:rsidP="009E5D45">
      <w:pPr>
        <w:pStyle w:val="NoSpacing"/>
      </w:pPr>
    </w:p>
    <w:sectPr w:rsidR="00EF4560" w:rsidSect="00326D22">
      <w:pgSz w:w="12240" w:h="15840"/>
      <w:pgMar w:top="1440" w:right="1440" w:bottom="1440" w:left="144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ean Reilly" w:date="2015-05-22T12:41:00Z" w:initials="SMR">
    <w:p w14:paraId="505CDC76" w14:textId="77777777" w:rsidR="00F41F65" w:rsidRPr="009B2238" w:rsidRDefault="00F41F65">
      <w:pPr>
        <w:pStyle w:val="CommentText"/>
        <w:rPr>
          <w:sz w:val="16"/>
          <w:szCs w:val="16"/>
        </w:rPr>
      </w:pPr>
      <w:r>
        <w:t xml:space="preserve">Resolves </w:t>
      </w:r>
      <w:r>
        <w:rPr>
          <w:rStyle w:val="CommentReference"/>
        </w:rPr>
        <w:annotationRef/>
      </w:r>
      <w:r>
        <w:rPr>
          <w:rStyle w:val="CommentReference"/>
        </w:rPr>
        <w:t>comment</w:t>
      </w:r>
      <w:r>
        <w:t xml:space="preserve"> #26</w:t>
      </w:r>
    </w:p>
  </w:comment>
  <w:comment w:id="9" w:author="tedburns" w:date="2015-05-22T12:41:00Z" w:initials="egb">
    <w:p w14:paraId="15828618" w14:textId="77777777" w:rsidR="00F41F65" w:rsidRDefault="00F41F65">
      <w:pPr>
        <w:pStyle w:val="CommentText"/>
      </w:pPr>
      <w:r>
        <w:rPr>
          <w:rStyle w:val="CommentReference"/>
        </w:rPr>
        <w:annotationRef/>
      </w:r>
      <w:r>
        <w:t>Resolves comment #28</w:t>
      </w:r>
    </w:p>
  </w:comment>
  <w:comment w:id="12" w:author="tedburns" w:date="2015-05-22T12:41:00Z" w:initials="egb">
    <w:p w14:paraId="4B5EF76C" w14:textId="77777777" w:rsidR="00F41F65" w:rsidRDefault="00F41F65">
      <w:pPr>
        <w:pStyle w:val="CommentText"/>
      </w:pPr>
      <w:r>
        <w:rPr>
          <w:rStyle w:val="CommentReference"/>
        </w:rPr>
        <w:annotationRef/>
      </w:r>
      <w:r>
        <w:t>Resolves comment #29</w:t>
      </w:r>
    </w:p>
  </w:comment>
  <w:comment w:id="14" w:author="tedburns" w:date="2015-05-22T12:41:00Z" w:initials="egb">
    <w:p w14:paraId="1546C6A0" w14:textId="77777777" w:rsidR="00F41F65" w:rsidRDefault="00F41F65">
      <w:pPr>
        <w:pStyle w:val="CommentText"/>
      </w:pPr>
      <w:r>
        <w:rPr>
          <w:rStyle w:val="CommentReference"/>
        </w:rPr>
        <w:annotationRef/>
      </w:r>
      <w:r>
        <w:t>Resolves comment #30</w:t>
      </w:r>
    </w:p>
  </w:comment>
  <w:comment w:id="50" w:author="tedburns" w:date="2015-05-22T12:43:00Z" w:initials="egb">
    <w:p w14:paraId="573E9A2D" w14:textId="77777777" w:rsidR="00F41F65" w:rsidRDefault="00F41F65">
      <w:pPr>
        <w:pStyle w:val="CommentText"/>
      </w:pPr>
      <w:r>
        <w:rPr>
          <w:rStyle w:val="CommentReference"/>
        </w:rPr>
        <w:annotationRef/>
      </w:r>
      <w:r>
        <w:t>Details rejection of comment #27</w:t>
      </w:r>
    </w:p>
  </w:comment>
  <w:comment w:id="78" w:author="tedburns" w:date="2015-05-22T15:45:00Z" w:initials="egb">
    <w:p w14:paraId="17AD9714" w14:textId="77777777" w:rsidR="00F41F65" w:rsidRDefault="00F41F65">
      <w:pPr>
        <w:pStyle w:val="CommentText"/>
      </w:pPr>
      <w:r>
        <w:rPr>
          <w:rStyle w:val="CommentReference"/>
        </w:rPr>
        <w:annotationRef/>
      </w:r>
    </w:p>
  </w:comment>
  <w:comment w:id="82" w:author="tedburns" w:date="2015-05-22T15:44:00Z" w:initials="egb">
    <w:p w14:paraId="79898EDD" w14:textId="77777777" w:rsidR="00F41F65" w:rsidRDefault="00F41F65">
      <w:pPr>
        <w:pStyle w:val="CommentText"/>
      </w:pPr>
      <w:r>
        <w:rPr>
          <w:rStyle w:val="CommentReference"/>
        </w:rPr>
        <w:annotationRef/>
      </w:r>
      <w:r>
        <w:t>Needs 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5CDC76" w15:done="0"/>
  <w15:commentEx w15:paraId="15828618" w15:done="0"/>
  <w15:commentEx w15:paraId="4B5EF76C" w15:done="0"/>
  <w15:commentEx w15:paraId="1546C6A0" w15:done="0"/>
  <w15:commentEx w15:paraId="573E9A2D" w15:done="0"/>
  <w15:commentEx w15:paraId="17AD9714" w15:done="0"/>
  <w15:commentEx w15:paraId="79898ED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5CDC76" w16cid:durableId="1ECA0B71"/>
  <w16cid:commentId w16cid:paraId="15828618" w16cid:durableId="1ECA0B72"/>
  <w16cid:commentId w16cid:paraId="4B5EF76C" w16cid:durableId="1ECA0B73"/>
  <w16cid:commentId w16cid:paraId="1546C6A0" w16cid:durableId="1ECA0B74"/>
  <w16cid:commentId w16cid:paraId="573E9A2D" w16cid:durableId="1ECA0B75"/>
  <w16cid:commentId w16cid:paraId="17AD9714" w16cid:durableId="1ECA0B76"/>
  <w16cid:commentId w16cid:paraId="79898EDD" w16cid:durableId="1ECA0B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7B2BB4" w14:textId="77777777" w:rsidR="0013082E" w:rsidRDefault="0013082E" w:rsidP="001B56FA">
      <w:pPr>
        <w:spacing w:after="0" w:line="240" w:lineRule="auto"/>
      </w:pPr>
      <w:r>
        <w:separator/>
      </w:r>
    </w:p>
  </w:endnote>
  <w:endnote w:type="continuationSeparator" w:id="0">
    <w:p w14:paraId="7878C871" w14:textId="77777777" w:rsidR="0013082E" w:rsidRDefault="0013082E" w:rsidP="001B5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D47E1" w14:textId="77777777" w:rsidR="00F41F65" w:rsidRDefault="00F41F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4F81BD" w:themeColor="accent1"/>
      </w:rPr>
      <w:id w:val="-292056558"/>
      <w:docPartObj>
        <w:docPartGallery w:val="Page Numbers (Bottom of Page)"/>
        <w:docPartUnique/>
      </w:docPartObj>
    </w:sdtPr>
    <w:sdtEndPr>
      <w:rPr>
        <w:noProof/>
      </w:rPr>
    </w:sdtEndPr>
    <w:sdtContent>
      <w:p w14:paraId="6E344D43" w14:textId="77777777" w:rsidR="00F41F65" w:rsidRPr="00763321" w:rsidRDefault="00F41F65">
        <w:pPr>
          <w:pStyle w:val="Footer"/>
          <w:jc w:val="right"/>
          <w:rPr>
            <w:color w:val="4F81BD" w:themeColor="accent1"/>
          </w:rPr>
        </w:pPr>
        <w:r w:rsidRPr="00763321">
          <w:rPr>
            <w:color w:val="4F81BD" w:themeColor="accent1"/>
          </w:rPr>
          <w:fldChar w:fldCharType="begin"/>
        </w:r>
        <w:r w:rsidRPr="00763321">
          <w:rPr>
            <w:color w:val="4F81BD" w:themeColor="accent1"/>
          </w:rPr>
          <w:instrText xml:space="preserve"> PAGE   \* MERGEFORMAT </w:instrText>
        </w:r>
        <w:r w:rsidRPr="00763321">
          <w:rPr>
            <w:color w:val="4F81BD" w:themeColor="accent1"/>
          </w:rPr>
          <w:fldChar w:fldCharType="separate"/>
        </w:r>
        <w:r>
          <w:rPr>
            <w:noProof/>
            <w:color w:val="4F81BD" w:themeColor="accent1"/>
          </w:rPr>
          <w:t>29</w:t>
        </w:r>
        <w:r w:rsidRPr="00763321">
          <w:rPr>
            <w:noProof/>
            <w:color w:val="4F81BD" w:themeColor="accent1"/>
          </w:rPr>
          <w:fldChar w:fldCharType="end"/>
        </w:r>
      </w:p>
    </w:sdtContent>
  </w:sdt>
  <w:p w14:paraId="6784F6BA" w14:textId="77777777" w:rsidR="00F41F65" w:rsidRDefault="00F41F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F03D1" w14:textId="77777777" w:rsidR="00F41F65" w:rsidRDefault="00F41F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40CE6D" w14:textId="77777777" w:rsidR="0013082E" w:rsidRDefault="0013082E" w:rsidP="001B56FA">
      <w:pPr>
        <w:spacing w:after="0" w:line="240" w:lineRule="auto"/>
      </w:pPr>
      <w:r>
        <w:separator/>
      </w:r>
    </w:p>
  </w:footnote>
  <w:footnote w:type="continuationSeparator" w:id="0">
    <w:p w14:paraId="30D0FB96" w14:textId="77777777" w:rsidR="0013082E" w:rsidRDefault="0013082E" w:rsidP="001B56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8E4A8" w14:textId="77777777" w:rsidR="00F41F65" w:rsidRDefault="00F41F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1D01A" w14:textId="77777777" w:rsidR="00F41F65" w:rsidRDefault="0013082E" w:rsidP="00763321">
    <w:pPr>
      <w:pStyle w:val="Caption"/>
    </w:pPr>
    <w:sdt>
      <w:sdtPr>
        <w:id w:val="542560002"/>
        <w:docPartObj>
          <w:docPartGallery w:val="Watermarks"/>
          <w:docPartUnique/>
        </w:docPartObj>
      </w:sdtPr>
      <w:sdtEndPr/>
      <w:sdtContent>
        <w:r>
          <w:rPr>
            <w:noProof/>
            <w:lang w:eastAsia="zh-TW"/>
          </w:rPr>
          <w:pict w14:anchorId="59AD01F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F41F65" w:rsidRPr="002750B3">
      <w:t xml:space="preserve">Software Design Document for </w:t>
    </w:r>
    <w:proofErr w:type="spellStart"/>
    <w:r w:rsidR="00F41F65" w:rsidRPr="000F3652">
      <w:rPr>
        <w:i/>
      </w:rPr>
      <w:t>Eigenverb</w:t>
    </w:r>
    <w:proofErr w:type="spellEnd"/>
    <w:r w:rsidR="00F41F65" w:rsidRPr="002750B3">
      <w:t xml:space="preserve"> Model</w:t>
    </w:r>
    <w:r w:rsidR="00F41F65">
      <w:t xml:space="preserve"> </w:t>
    </w:r>
    <w:r w:rsidR="00F41F65">
      <w:ptab w:relativeTo="margin" w:alignment="center" w:leader="none"/>
    </w:r>
    <w:r w:rsidR="00F41F65">
      <w:ptab w:relativeTo="margin" w:alignment="right" w:leader="none"/>
    </w:r>
    <w:proofErr w:type="spellStart"/>
    <w:r w:rsidR="00F41F65">
      <w:t>AEgis</w:t>
    </w:r>
    <w:proofErr w:type="spellEnd"/>
    <w:r w:rsidR="00F41F65">
      <w:t xml:space="preserve"> Technology Group,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E38B6" w14:textId="77777777" w:rsidR="00F41F65" w:rsidRDefault="00F41F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443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075805"/>
    <w:multiLevelType w:val="hybridMultilevel"/>
    <w:tmpl w:val="07824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E4A1B"/>
    <w:multiLevelType w:val="multilevel"/>
    <w:tmpl w:val="433A54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00F3020"/>
    <w:multiLevelType w:val="multilevel"/>
    <w:tmpl w:val="BE08B8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1F435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3474CCF"/>
    <w:multiLevelType w:val="multilevel"/>
    <w:tmpl w:val="059A51DE"/>
    <w:lvl w:ilvl="0">
      <w:start w:val="5"/>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D515C5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43D7546"/>
    <w:multiLevelType w:val="hybridMultilevel"/>
    <w:tmpl w:val="1804C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B549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484692"/>
    <w:multiLevelType w:val="hybridMultilevel"/>
    <w:tmpl w:val="1A465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D8347F"/>
    <w:multiLevelType w:val="multilevel"/>
    <w:tmpl w:val="AF5A9E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01E320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37E6220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3FA023A4"/>
    <w:multiLevelType w:val="hybridMultilevel"/>
    <w:tmpl w:val="263E6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0D0B05"/>
    <w:multiLevelType w:val="multilevel"/>
    <w:tmpl w:val="D736AF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C4825FA"/>
    <w:multiLevelType w:val="hybridMultilevel"/>
    <w:tmpl w:val="E100809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BE08B7"/>
    <w:multiLevelType w:val="hybridMultilevel"/>
    <w:tmpl w:val="FDA4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CE629C"/>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7175357"/>
    <w:multiLevelType w:val="hybridMultilevel"/>
    <w:tmpl w:val="04D00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3D52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7200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AE055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CB40A05"/>
    <w:multiLevelType w:val="multilevel"/>
    <w:tmpl w:val="A7B443C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3EA1ADA"/>
    <w:multiLevelType w:val="hybridMultilevel"/>
    <w:tmpl w:val="440E2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364448"/>
    <w:multiLevelType w:val="hybridMultilevel"/>
    <w:tmpl w:val="6EA41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2E7D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F8279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
  </w:num>
  <w:num w:numId="3">
    <w:abstractNumId w:val="18"/>
  </w:num>
  <w:num w:numId="4">
    <w:abstractNumId w:val="21"/>
  </w:num>
  <w:num w:numId="5">
    <w:abstractNumId w:val="6"/>
  </w:num>
  <w:num w:numId="6">
    <w:abstractNumId w:val="9"/>
  </w:num>
  <w:num w:numId="7">
    <w:abstractNumId w:val="11"/>
  </w:num>
  <w:num w:numId="8">
    <w:abstractNumId w:val="4"/>
  </w:num>
  <w:num w:numId="9">
    <w:abstractNumId w:val="16"/>
  </w:num>
  <w:num w:numId="10">
    <w:abstractNumId w:val="23"/>
  </w:num>
  <w:num w:numId="11">
    <w:abstractNumId w:val="12"/>
  </w:num>
  <w:num w:numId="12">
    <w:abstractNumId w:val="5"/>
  </w:num>
  <w:num w:numId="13">
    <w:abstractNumId w:val="24"/>
  </w:num>
  <w:num w:numId="14">
    <w:abstractNumId w:val="19"/>
  </w:num>
  <w:num w:numId="15">
    <w:abstractNumId w:val="22"/>
  </w:num>
  <w:num w:numId="16">
    <w:abstractNumId w:val="8"/>
  </w:num>
  <w:num w:numId="17">
    <w:abstractNumId w:val="2"/>
  </w:num>
  <w:num w:numId="18">
    <w:abstractNumId w:val="14"/>
  </w:num>
  <w:num w:numId="19">
    <w:abstractNumId w:val="3"/>
  </w:num>
  <w:num w:numId="20">
    <w:abstractNumId w:val="10"/>
  </w:num>
  <w:num w:numId="21">
    <w:abstractNumId w:val="20"/>
  </w:num>
  <w:num w:numId="22">
    <w:abstractNumId w:val="25"/>
  </w:num>
  <w:num w:numId="23">
    <w:abstractNumId w:val="26"/>
  </w:num>
  <w:num w:numId="24">
    <w:abstractNumId w:val="13"/>
  </w:num>
  <w:num w:numId="25">
    <w:abstractNumId w:val="0"/>
  </w:num>
  <w:num w:numId="26">
    <w:abstractNumId w:val="7"/>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1B"/>
    <w:rsid w:val="00000D88"/>
    <w:rsid w:val="00011507"/>
    <w:rsid w:val="00020A6A"/>
    <w:rsid w:val="0002709C"/>
    <w:rsid w:val="00032124"/>
    <w:rsid w:val="000334C5"/>
    <w:rsid w:val="0003584B"/>
    <w:rsid w:val="0003786C"/>
    <w:rsid w:val="0004016B"/>
    <w:rsid w:val="0004050C"/>
    <w:rsid w:val="0005378F"/>
    <w:rsid w:val="00056F42"/>
    <w:rsid w:val="0006374B"/>
    <w:rsid w:val="00063A6E"/>
    <w:rsid w:val="00065AD7"/>
    <w:rsid w:val="00074434"/>
    <w:rsid w:val="00080C78"/>
    <w:rsid w:val="000949CA"/>
    <w:rsid w:val="0009676D"/>
    <w:rsid w:val="000976BF"/>
    <w:rsid w:val="000A2CBC"/>
    <w:rsid w:val="000A3EB9"/>
    <w:rsid w:val="000A6987"/>
    <w:rsid w:val="000B1105"/>
    <w:rsid w:val="000C266B"/>
    <w:rsid w:val="000D07DE"/>
    <w:rsid w:val="000D3B81"/>
    <w:rsid w:val="000D62DB"/>
    <w:rsid w:val="000D781C"/>
    <w:rsid w:val="000E0F74"/>
    <w:rsid w:val="000E13D2"/>
    <w:rsid w:val="000E6202"/>
    <w:rsid w:val="000E6F32"/>
    <w:rsid w:val="000E7FBF"/>
    <w:rsid w:val="000F22B6"/>
    <w:rsid w:val="000F3652"/>
    <w:rsid w:val="00114BA8"/>
    <w:rsid w:val="0013082E"/>
    <w:rsid w:val="0013786E"/>
    <w:rsid w:val="00137B9C"/>
    <w:rsid w:val="001423B0"/>
    <w:rsid w:val="00147E9F"/>
    <w:rsid w:val="0015258D"/>
    <w:rsid w:val="00154B1F"/>
    <w:rsid w:val="00165173"/>
    <w:rsid w:val="001657E4"/>
    <w:rsid w:val="0017173A"/>
    <w:rsid w:val="001757EF"/>
    <w:rsid w:val="00176FF6"/>
    <w:rsid w:val="00187923"/>
    <w:rsid w:val="00190079"/>
    <w:rsid w:val="00193500"/>
    <w:rsid w:val="00193A1B"/>
    <w:rsid w:val="001960FB"/>
    <w:rsid w:val="001A0557"/>
    <w:rsid w:val="001B2F01"/>
    <w:rsid w:val="001B3EE6"/>
    <w:rsid w:val="001B518E"/>
    <w:rsid w:val="001B56FA"/>
    <w:rsid w:val="001B7965"/>
    <w:rsid w:val="001C2285"/>
    <w:rsid w:val="001E6D66"/>
    <w:rsid w:val="001E7104"/>
    <w:rsid w:val="00202AB2"/>
    <w:rsid w:val="002126D2"/>
    <w:rsid w:val="00212DC6"/>
    <w:rsid w:val="00215010"/>
    <w:rsid w:val="00225998"/>
    <w:rsid w:val="00226C6E"/>
    <w:rsid w:val="0023033A"/>
    <w:rsid w:val="0023312E"/>
    <w:rsid w:val="002442FD"/>
    <w:rsid w:val="002455FF"/>
    <w:rsid w:val="002510B1"/>
    <w:rsid w:val="00252752"/>
    <w:rsid w:val="00253747"/>
    <w:rsid w:val="0025593D"/>
    <w:rsid w:val="00263179"/>
    <w:rsid w:val="0026609D"/>
    <w:rsid w:val="00270E27"/>
    <w:rsid w:val="00271190"/>
    <w:rsid w:val="002724FC"/>
    <w:rsid w:val="0027374D"/>
    <w:rsid w:val="00273CA7"/>
    <w:rsid w:val="0027484F"/>
    <w:rsid w:val="002750B3"/>
    <w:rsid w:val="002757D2"/>
    <w:rsid w:val="00276C67"/>
    <w:rsid w:val="00285B71"/>
    <w:rsid w:val="00295719"/>
    <w:rsid w:val="00296327"/>
    <w:rsid w:val="002A0E34"/>
    <w:rsid w:val="002B2CDE"/>
    <w:rsid w:val="002C721D"/>
    <w:rsid w:val="002E1004"/>
    <w:rsid w:val="002E61B7"/>
    <w:rsid w:val="002F3085"/>
    <w:rsid w:val="002F6989"/>
    <w:rsid w:val="00301BEB"/>
    <w:rsid w:val="00304290"/>
    <w:rsid w:val="00304EAF"/>
    <w:rsid w:val="00306D14"/>
    <w:rsid w:val="0031191D"/>
    <w:rsid w:val="00320386"/>
    <w:rsid w:val="003210B4"/>
    <w:rsid w:val="00326D22"/>
    <w:rsid w:val="00330CCA"/>
    <w:rsid w:val="00331123"/>
    <w:rsid w:val="003359F8"/>
    <w:rsid w:val="00335DEC"/>
    <w:rsid w:val="0035395B"/>
    <w:rsid w:val="003551AE"/>
    <w:rsid w:val="003613A6"/>
    <w:rsid w:val="00373C47"/>
    <w:rsid w:val="0037758D"/>
    <w:rsid w:val="003922A9"/>
    <w:rsid w:val="00393117"/>
    <w:rsid w:val="003964CC"/>
    <w:rsid w:val="003978E9"/>
    <w:rsid w:val="003A4E60"/>
    <w:rsid w:val="003A5209"/>
    <w:rsid w:val="003A5B5B"/>
    <w:rsid w:val="003C2823"/>
    <w:rsid w:val="003C3CD7"/>
    <w:rsid w:val="003D050C"/>
    <w:rsid w:val="003D2E0D"/>
    <w:rsid w:val="003D55E7"/>
    <w:rsid w:val="003E31B7"/>
    <w:rsid w:val="003E387B"/>
    <w:rsid w:val="003E654B"/>
    <w:rsid w:val="003F46C7"/>
    <w:rsid w:val="003F6D07"/>
    <w:rsid w:val="003F73EF"/>
    <w:rsid w:val="00402787"/>
    <w:rsid w:val="00403CFE"/>
    <w:rsid w:val="00411C1E"/>
    <w:rsid w:val="00412AB4"/>
    <w:rsid w:val="00414C23"/>
    <w:rsid w:val="004306C2"/>
    <w:rsid w:val="00432FAC"/>
    <w:rsid w:val="00435FA9"/>
    <w:rsid w:val="00441385"/>
    <w:rsid w:val="004427AD"/>
    <w:rsid w:val="00445AD1"/>
    <w:rsid w:val="0045421D"/>
    <w:rsid w:val="00455187"/>
    <w:rsid w:val="00455668"/>
    <w:rsid w:val="00455F8B"/>
    <w:rsid w:val="004627D4"/>
    <w:rsid w:val="0046633A"/>
    <w:rsid w:val="00466650"/>
    <w:rsid w:val="004835CC"/>
    <w:rsid w:val="0048606B"/>
    <w:rsid w:val="00493E62"/>
    <w:rsid w:val="004964CB"/>
    <w:rsid w:val="004B014B"/>
    <w:rsid w:val="004B0549"/>
    <w:rsid w:val="004B08A1"/>
    <w:rsid w:val="004B08D6"/>
    <w:rsid w:val="004B14DE"/>
    <w:rsid w:val="004B32FD"/>
    <w:rsid w:val="004B56F5"/>
    <w:rsid w:val="004C1393"/>
    <w:rsid w:val="004C362E"/>
    <w:rsid w:val="004C7C97"/>
    <w:rsid w:val="004D1054"/>
    <w:rsid w:val="004F751B"/>
    <w:rsid w:val="004F7805"/>
    <w:rsid w:val="00503001"/>
    <w:rsid w:val="00503486"/>
    <w:rsid w:val="00511FA7"/>
    <w:rsid w:val="00516BF6"/>
    <w:rsid w:val="00520D4C"/>
    <w:rsid w:val="005337A5"/>
    <w:rsid w:val="00541C0C"/>
    <w:rsid w:val="005438D7"/>
    <w:rsid w:val="00547E8C"/>
    <w:rsid w:val="0055364B"/>
    <w:rsid w:val="0055760A"/>
    <w:rsid w:val="00560FB8"/>
    <w:rsid w:val="00563EDE"/>
    <w:rsid w:val="005643F6"/>
    <w:rsid w:val="00567A0A"/>
    <w:rsid w:val="005835F1"/>
    <w:rsid w:val="0059143B"/>
    <w:rsid w:val="00592579"/>
    <w:rsid w:val="005A1922"/>
    <w:rsid w:val="005A71AA"/>
    <w:rsid w:val="005A7C92"/>
    <w:rsid w:val="005B13DF"/>
    <w:rsid w:val="005B34B5"/>
    <w:rsid w:val="005B6024"/>
    <w:rsid w:val="005C0689"/>
    <w:rsid w:val="005D304C"/>
    <w:rsid w:val="005D7F0A"/>
    <w:rsid w:val="005E2D58"/>
    <w:rsid w:val="005E408F"/>
    <w:rsid w:val="005F2A6E"/>
    <w:rsid w:val="005F341D"/>
    <w:rsid w:val="005F447A"/>
    <w:rsid w:val="005F7346"/>
    <w:rsid w:val="00603078"/>
    <w:rsid w:val="0060655F"/>
    <w:rsid w:val="0061121B"/>
    <w:rsid w:val="00611F29"/>
    <w:rsid w:val="006123D5"/>
    <w:rsid w:val="0061255C"/>
    <w:rsid w:val="006160F4"/>
    <w:rsid w:val="00631511"/>
    <w:rsid w:val="00632CF4"/>
    <w:rsid w:val="0063463D"/>
    <w:rsid w:val="00634B2F"/>
    <w:rsid w:val="0064524F"/>
    <w:rsid w:val="0064596E"/>
    <w:rsid w:val="00661198"/>
    <w:rsid w:val="006722B3"/>
    <w:rsid w:val="00682930"/>
    <w:rsid w:val="00684FF7"/>
    <w:rsid w:val="0068785B"/>
    <w:rsid w:val="00690421"/>
    <w:rsid w:val="00691733"/>
    <w:rsid w:val="0069711F"/>
    <w:rsid w:val="006A3ED3"/>
    <w:rsid w:val="006A5F4B"/>
    <w:rsid w:val="006B0D7B"/>
    <w:rsid w:val="006B5AF5"/>
    <w:rsid w:val="006C18CE"/>
    <w:rsid w:val="006C1D25"/>
    <w:rsid w:val="006C20C7"/>
    <w:rsid w:val="006C6E38"/>
    <w:rsid w:val="006D07D6"/>
    <w:rsid w:val="006D0DAE"/>
    <w:rsid w:val="006D1C15"/>
    <w:rsid w:val="006D5D1C"/>
    <w:rsid w:val="006F176C"/>
    <w:rsid w:val="006F2D51"/>
    <w:rsid w:val="00705A46"/>
    <w:rsid w:val="0070617F"/>
    <w:rsid w:val="00706C1F"/>
    <w:rsid w:val="00710989"/>
    <w:rsid w:val="00716E68"/>
    <w:rsid w:val="0071762C"/>
    <w:rsid w:val="00721D11"/>
    <w:rsid w:val="007227C7"/>
    <w:rsid w:val="0074072D"/>
    <w:rsid w:val="00744821"/>
    <w:rsid w:val="00746E4E"/>
    <w:rsid w:val="00747B46"/>
    <w:rsid w:val="007541EA"/>
    <w:rsid w:val="00754435"/>
    <w:rsid w:val="007611CC"/>
    <w:rsid w:val="00761B7D"/>
    <w:rsid w:val="00762645"/>
    <w:rsid w:val="00763321"/>
    <w:rsid w:val="0076744F"/>
    <w:rsid w:val="0078728B"/>
    <w:rsid w:val="00792B30"/>
    <w:rsid w:val="00792F13"/>
    <w:rsid w:val="0079658B"/>
    <w:rsid w:val="007A223B"/>
    <w:rsid w:val="007A7E8B"/>
    <w:rsid w:val="007B1220"/>
    <w:rsid w:val="007B2BDD"/>
    <w:rsid w:val="007C29FD"/>
    <w:rsid w:val="007D255E"/>
    <w:rsid w:val="007F1436"/>
    <w:rsid w:val="00803305"/>
    <w:rsid w:val="00803A87"/>
    <w:rsid w:val="008058E4"/>
    <w:rsid w:val="00807BEF"/>
    <w:rsid w:val="00813EF8"/>
    <w:rsid w:val="00815562"/>
    <w:rsid w:val="00817330"/>
    <w:rsid w:val="00821991"/>
    <w:rsid w:val="00826A25"/>
    <w:rsid w:val="008276D4"/>
    <w:rsid w:val="0084016A"/>
    <w:rsid w:val="00842FA9"/>
    <w:rsid w:val="008544DB"/>
    <w:rsid w:val="00861D6C"/>
    <w:rsid w:val="00863DD1"/>
    <w:rsid w:val="00864672"/>
    <w:rsid w:val="00877A25"/>
    <w:rsid w:val="0088212B"/>
    <w:rsid w:val="008847BA"/>
    <w:rsid w:val="00886247"/>
    <w:rsid w:val="0089432E"/>
    <w:rsid w:val="00896AC5"/>
    <w:rsid w:val="008A0365"/>
    <w:rsid w:val="008A6594"/>
    <w:rsid w:val="008C1E8D"/>
    <w:rsid w:val="008C21BA"/>
    <w:rsid w:val="008D2D87"/>
    <w:rsid w:val="008D3C34"/>
    <w:rsid w:val="008D44D6"/>
    <w:rsid w:val="008D4761"/>
    <w:rsid w:val="008E30C5"/>
    <w:rsid w:val="008E4E03"/>
    <w:rsid w:val="008F09A7"/>
    <w:rsid w:val="008F7918"/>
    <w:rsid w:val="00903408"/>
    <w:rsid w:val="009047DE"/>
    <w:rsid w:val="00907A12"/>
    <w:rsid w:val="00912C52"/>
    <w:rsid w:val="0091665B"/>
    <w:rsid w:val="00916982"/>
    <w:rsid w:val="00923DE0"/>
    <w:rsid w:val="00923DEC"/>
    <w:rsid w:val="00924EC2"/>
    <w:rsid w:val="009327C3"/>
    <w:rsid w:val="00932D8B"/>
    <w:rsid w:val="00934156"/>
    <w:rsid w:val="00956245"/>
    <w:rsid w:val="00960D1D"/>
    <w:rsid w:val="0096673C"/>
    <w:rsid w:val="00966CAA"/>
    <w:rsid w:val="009671C4"/>
    <w:rsid w:val="00967CE2"/>
    <w:rsid w:val="00997D09"/>
    <w:rsid w:val="009A3D9D"/>
    <w:rsid w:val="009A5450"/>
    <w:rsid w:val="009B2238"/>
    <w:rsid w:val="009B2697"/>
    <w:rsid w:val="009B4F71"/>
    <w:rsid w:val="009B5F4C"/>
    <w:rsid w:val="009C0E67"/>
    <w:rsid w:val="009C12C7"/>
    <w:rsid w:val="009C60BE"/>
    <w:rsid w:val="009C7663"/>
    <w:rsid w:val="009D1AE4"/>
    <w:rsid w:val="009D35D0"/>
    <w:rsid w:val="009D3966"/>
    <w:rsid w:val="009D54DF"/>
    <w:rsid w:val="009E4634"/>
    <w:rsid w:val="009E5C64"/>
    <w:rsid w:val="009E5D45"/>
    <w:rsid w:val="009F05EF"/>
    <w:rsid w:val="009F50AD"/>
    <w:rsid w:val="00A01DE7"/>
    <w:rsid w:val="00A01E02"/>
    <w:rsid w:val="00A02487"/>
    <w:rsid w:val="00A03EB9"/>
    <w:rsid w:val="00A050A0"/>
    <w:rsid w:val="00A10C41"/>
    <w:rsid w:val="00A13A0A"/>
    <w:rsid w:val="00A21B62"/>
    <w:rsid w:val="00A2208A"/>
    <w:rsid w:val="00A2312A"/>
    <w:rsid w:val="00A30889"/>
    <w:rsid w:val="00A334EE"/>
    <w:rsid w:val="00A429AA"/>
    <w:rsid w:val="00A45A10"/>
    <w:rsid w:val="00A5253F"/>
    <w:rsid w:val="00A52BDE"/>
    <w:rsid w:val="00A55468"/>
    <w:rsid w:val="00A5686D"/>
    <w:rsid w:val="00A62CE4"/>
    <w:rsid w:val="00A641FA"/>
    <w:rsid w:val="00A6786E"/>
    <w:rsid w:val="00A77377"/>
    <w:rsid w:val="00A82F34"/>
    <w:rsid w:val="00A85C45"/>
    <w:rsid w:val="00A87217"/>
    <w:rsid w:val="00A87D2E"/>
    <w:rsid w:val="00A9140A"/>
    <w:rsid w:val="00A91DC5"/>
    <w:rsid w:val="00AB303C"/>
    <w:rsid w:val="00AC5A44"/>
    <w:rsid w:val="00AC5EBC"/>
    <w:rsid w:val="00AD2358"/>
    <w:rsid w:val="00AD4034"/>
    <w:rsid w:val="00AD5548"/>
    <w:rsid w:val="00AD7634"/>
    <w:rsid w:val="00AF1BEB"/>
    <w:rsid w:val="00AF7F2B"/>
    <w:rsid w:val="00B11AEE"/>
    <w:rsid w:val="00B234F5"/>
    <w:rsid w:val="00B25A56"/>
    <w:rsid w:val="00B33555"/>
    <w:rsid w:val="00B36050"/>
    <w:rsid w:val="00B37DC7"/>
    <w:rsid w:val="00B459D5"/>
    <w:rsid w:val="00B64E97"/>
    <w:rsid w:val="00B67744"/>
    <w:rsid w:val="00B77B10"/>
    <w:rsid w:val="00B80865"/>
    <w:rsid w:val="00B83C88"/>
    <w:rsid w:val="00B8405C"/>
    <w:rsid w:val="00B9020F"/>
    <w:rsid w:val="00B9092B"/>
    <w:rsid w:val="00B96D75"/>
    <w:rsid w:val="00BA60A0"/>
    <w:rsid w:val="00BA7149"/>
    <w:rsid w:val="00BB53E9"/>
    <w:rsid w:val="00BC0549"/>
    <w:rsid w:val="00BC38BA"/>
    <w:rsid w:val="00BC47B9"/>
    <w:rsid w:val="00BC4A0F"/>
    <w:rsid w:val="00BC7645"/>
    <w:rsid w:val="00BD16E4"/>
    <w:rsid w:val="00BD21AA"/>
    <w:rsid w:val="00BF63FC"/>
    <w:rsid w:val="00BF6F9B"/>
    <w:rsid w:val="00C004D4"/>
    <w:rsid w:val="00C03BB5"/>
    <w:rsid w:val="00C05DE4"/>
    <w:rsid w:val="00C10AB2"/>
    <w:rsid w:val="00C11277"/>
    <w:rsid w:val="00C11554"/>
    <w:rsid w:val="00C14BEE"/>
    <w:rsid w:val="00C37C85"/>
    <w:rsid w:val="00C41C4B"/>
    <w:rsid w:val="00C44E01"/>
    <w:rsid w:val="00C5261A"/>
    <w:rsid w:val="00C533C2"/>
    <w:rsid w:val="00C67633"/>
    <w:rsid w:val="00C70E73"/>
    <w:rsid w:val="00C757B7"/>
    <w:rsid w:val="00C77BA0"/>
    <w:rsid w:val="00C80181"/>
    <w:rsid w:val="00C856EB"/>
    <w:rsid w:val="00C87015"/>
    <w:rsid w:val="00C92CD2"/>
    <w:rsid w:val="00C94713"/>
    <w:rsid w:val="00CA1475"/>
    <w:rsid w:val="00CB223C"/>
    <w:rsid w:val="00CC546E"/>
    <w:rsid w:val="00CC7DE3"/>
    <w:rsid w:val="00CD5488"/>
    <w:rsid w:val="00CE3734"/>
    <w:rsid w:val="00CF5E2E"/>
    <w:rsid w:val="00D00D41"/>
    <w:rsid w:val="00D030B7"/>
    <w:rsid w:val="00D03497"/>
    <w:rsid w:val="00D0419E"/>
    <w:rsid w:val="00D167E8"/>
    <w:rsid w:val="00D211BC"/>
    <w:rsid w:val="00D30B01"/>
    <w:rsid w:val="00D314C3"/>
    <w:rsid w:val="00D3412E"/>
    <w:rsid w:val="00D460CD"/>
    <w:rsid w:val="00D546EE"/>
    <w:rsid w:val="00D63B6B"/>
    <w:rsid w:val="00D711CC"/>
    <w:rsid w:val="00D72AAD"/>
    <w:rsid w:val="00D84430"/>
    <w:rsid w:val="00D86D19"/>
    <w:rsid w:val="00DA0E60"/>
    <w:rsid w:val="00DB6FD1"/>
    <w:rsid w:val="00DC050D"/>
    <w:rsid w:val="00DD4245"/>
    <w:rsid w:val="00DD4D2E"/>
    <w:rsid w:val="00DE0361"/>
    <w:rsid w:val="00DE4E22"/>
    <w:rsid w:val="00E04537"/>
    <w:rsid w:val="00E061C8"/>
    <w:rsid w:val="00E06FC2"/>
    <w:rsid w:val="00E10E5D"/>
    <w:rsid w:val="00E1115D"/>
    <w:rsid w:val="00E15D37"/>
    <w:rsid w:val="00E15DFB"/>
    <w:rsid w:val="00E2170E"/>
    <w:rsid w:val="00E2248A"/>
    <w:rsid w:val="00E25AE9"/>
    <w:rsid w:val="00E27FF6"/>
    <w:rsid w:val="00E32FF8"/>
    <w:rsid w:val="00E354C8"/>
    <w:rsid w:val="00E44C18"/>
    <w:rsid w:val="00E73BC8"/>
    <w:rsid w:val="00E75CE9"/>
    <w:rsid w:val="00E86BE9"/>
    <w:rsid w:val="00E86D6C"/>
    <w:rsid w:val="00E86E9B"/>
    <w:rsid w:val="00E92803"/>
    <w:rsid w:val="00EA3CA3"/>
    <w:rsid w:val="00EB20D6"/>
    <w:rsid w:val="00EC6592"/>
    <w:rsid w:val="00ED4606"/>
    <w:rsid w:val="00EE180C"/>
    <w:rsid w:val="00EF1EE7"/>
    <w:rsid w:val="00EF4560"/>
    <w:rsid w:val="00EF78C9"/>
    <w:rsid w:val="00F0049D"/>
    <w:rsid w:val="00F0200F"/>
    <w:rsid w:val="00F06C54"/>
    <w:rsid w:val="00F07663"/>
    <w:rsid w:val="00F11A48"/>
    <w:rsid w:val="00F156B2"/>
    <w:rsid w:val="00F15FF4"/>
    <w:rsid w:val="00F16364"/>
    <w:rsid w:val="00F23D0E"/>
    <w:rsid w:val="00F2764E"/>
    <w:rsid w:val="00F27993"/>
    <w:rsid w:val="00F304B2"/>
    <w:rsid w:val="00F37F86"/>
    <w:rsid w:val="00F41F65"/>
    <w:rsid w:val="00F444BB"/>
    <w:rsid w:val="00F46CFE"/>
    <w:rsid w:val="00F511C3"/>
    <w:rsid w:val="00F5490E"/>
    <w:rsid w:val="00F54C0C"/>
    <w:rsid w:val="00F624E3"/>
    <w:rsid w:val="00F77F01"/>
    <w:rsid w:val="00F90167"/>
    <w:rsid w:val="00F9041C"/>
    <w:rsid w:val="00FA055B"/>
    <w:rsid w:val="00FA59B6"/>
    <w:rsid w:val="00FA6EE8"/>
    <w:rsid w:val="00FB26A9"/>
    <w:rsid w:val="00FE6E53"/>
    <w:rsid w:val="00FE788A"/>
    <w:rsid w:val="00FF50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E0BCDAE"/>
  <w15:docId w15:val="{E30B029B-0483-422B-BDAB-C9E6FDB2D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1507"/>
    <w:pPr>
      <w:keepNext/>
      <w:keepLines/>
      <w:numPr>
        <w:numId w:val="4"/>
      </w:numPr>
      <w:spacing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Normal"/>
    <w:link w:val="Heading2Char"/>
    <w:uiPriority w:val="9"/>
    <w:unhideWhenUsed/>
    <w:qFormat/>
    <w:rsid w:val="000D781C"/>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781C"/>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D781C"/>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D781C"/>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D781C"/>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D781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D781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D781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507"/>
    <w:rPr>
      <w:rFonts w:asciiTheme="majorHAnsi" w:eastAsiaTheme="majorEastAsia" w:hAnsiTheme="majorHAnsi" w:cstheme="majorBidi"/>
      <w:b/>
      <w:bCs/>
      <w:color w:val="4F81BD" w:themeColor="accent1"/>
      <w:sz w:val="32"/>
      <w:szCs w:val="32"/>
    </w:rPr>
  </w:style>
  <w:style w:type="paragraph" w:styleId="BalloonText">
    <w:name w:val="Balloon Text"/>
    <w:basedOn w:val="Normal"/>
    <w:link w:val="BalloonTextChar"/>
    <w:uiPriority w:val="99"/>
    <w:semiHidden/>
    <w:unhideWhenUsed/>
    <w:rsid w:val="00193A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3A1B"/>
    <w:rPr>
      <w:rFonts w:ascii="Tahoma" w:hAnsi="Tahoma" w:cs="Tahoma"/>
      <w:sz w:val="16"/>
      <w:szCs w:val="16"/>
    </w:rPr>
  </w:style>
  <w:style w:type="paragraph" w:styleId="Title">
    <w:name w:val="Title"/>
    <w:basedOn w:val="Normal"/>
    <w:next w:val="Normal"/>
    <w:link w:val="TitleChar"/>
    <w:uiPriority w:val="10"/>
    <w:qFormat/>
    <w:rsid w:val="00193A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3A1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93A1B"/>
    <w:pPr>
      <w:ind w:left="720"/>
      <w:contextualSpacing/>
    </w:pPr>
  </w:style>
  <w:style w:type="character" w:customStyle="1" w:styleId="Heading2Char">
    <w:name w:val="Heading 2 Char"/>
    <w:basedOn w:val="DefaultParagraphFont"/>
    <w:link w:val="Heading2"/>
    <w:uiPriority w:val="9"/>
    <w:rsid w:val="000D78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D781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0D781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D781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D781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D781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D78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D781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A1475"/>
    <w:pPr>
      <w:spacing w:line="240" w:lineRule="auto"/>
    </w:pPr>
    <w:rPr>
      <w:b/>
      <w:bCs/>
      <w:color w:val="4F81BD" w:themeColor="accent1"/>
      <w:sz w:val="18"/>
      <w:szCs w:val="18"/>
    </w:rPr>
  </w:style>
  <w:style w:type="paragraph" w:styleId="NormalWeb">
    <w:name w:val="Normal (Web)"/>
    <w:basedOn w:val="Normal"/>
    <w:uiPriority w:val="99"/>
    <w:semiHidden/>
    <w:unhideWhenUsed/>
    <w:rsid w:val="00B8405C"/>
    <w:pPr>
      <w:spacing w:before="100" w:beforeAutospacing="1" w:after="100" w:afterAutospacing="1" w:line="240" w:lineRule="auto"/>
    </w:pPr>
    <w:rPr>
      <w:rFonts w:ascii="Times New Roman" w:eastAsiaTheme="minorEastAsia" w:hAnsi="Times New Roman" w:cs="Times New Roman"/>
      <w:sz w:val="24"/>
      <w:szCs w:val="24"/>
    </w:rPr>
  </w:style>
  <w:style w:type="paragraph" w:styleId="TOCHeading">
    <w:name w:val="TOC Heading"/>
    <w:basedOn w:val="Heading1"/>
    <w:next w:val="Normal"/>
    <w:uiPriority w:val="39"/>
    <w:semiHidden/>
    <w:unhideWhenUsed/>
    <w:qFormat/>
    <w:rsid w:val="00AD4034"/>
    <w:pPr>
      <w:numPr>
        <w:numId w:val="0"/>
      </w:numPr>
      <w:spacing w:before="480"/>
      <w:outlineLvl w:val="9"/>
    </w:pPr>
    <w:rPr>
      <w:color w:val="365F91" w:themeColor="accent1" w:themeShade="BF"/>
      <w:sz w:val="28"/>
      <w:szCs w:val="28"/>
      <w:lang w:eastAsia="ja-JP"/>
    </w:rPr>
  </w:style>
  <w:style w:type="paragraph" w:styleId="TOC1">
    <w:name w:val="toc 1"/>
    <w:basedOn w:val="Normal"/>
    <w:next w:val="Normal"/>
    <w:autoRedefine/>
    <w:uiPriority w:val="39"/>
    <w:unhideWhenUsed/>
    <w:rsid w:val="00AD4034"/>
    <w:pPr>
      <w:spacing w:after="100"/>
    </w:pPr>
  </w:style>
  <w:style w:type="paragraph" w:styleId="TOC2">
    <w:name w:val="toc 2"/>
    <w:basedOn w:val="Normal"/>
    <w:next w:val="Normal"/>
    <w:autoRedefine/>
    <w:uiPriority w:val="39"/>
    <w:unhideWhenUsed/>
    <w:rsid w:val="00AD4034"/>
    <w:pPr>
      <w:spacing w:after="100"/>
      <w:ind w:left="220"/>
    </w:pPr>
  </w:style>
  <w:style w:type="paragraph" w:styleId="TOC3">
    <w:name w:val="toc 3"/>
    <w:basedOn w:val="Normal"/>
    <w:next w:val="Normal"/>
    <w:autoRedefine/>
    <w:uiPriority w:val="39"/>
    <w:unhideWhenUsed/>
    <w:rsid w:val="00AD4034"/>
    <w:pPr>
      <w:spacing w:after="100"/>
      <w:ind w:left="440"/>
    </w:pPr>
  </w:style>
  <w:style w:type="character" w:styleId="Hyperlink">
    <w:name w:val="Hyperlink"/>
    <w:basedOn w:val="DefaultParagraphFont"/>
    <w:uiPriority w:val="99"/>
    <w:unhideWhenUsed/>
    <w:rsid w:val="00AD4034"/>
    <w:rPr>
      <w:color w:val="0000FF" w:themeColor="hyperlink"/>
      <w:u w:val="single"/>
    </w:rPr>
  </w:style>
  <w:style w:type="paragraph" w:styleId="Subtitle">
    <w:name w:val="Subtitle"/>
    <w:basedOn w:val="Normal"/>
    <w:next w:val="Normal"/>
    <w:link w:val="SubtitleChar"/>
    <w:uiPriority w:val="11"/>
    <w:qFormat/>
    <w:rsid w:val="00A8721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87217"/>
    <w:rPr>
      <w:rFonts w:asciiTheme="majorHAnsi" w:eastAsiaTheme="majorEastAsia" w:hAnsiTheme="majorHAnsi" w:cstheme="majorBidi"/>
      <w:i/>
      <w:iCs/>
      <w:color w:val="4F81BD" w:themeColor="accent1"/>
      <w:spacing w:val="15"/>
      <w:sz w:val="24"/>
      <w:szCs w:val="24"/>
    </w:rPr>
  </w:style>
  <w:style w:type="paragraph" w:styleId="Bibliography">
    <w:name w:val="Bibliography"/>
    <w:basedOn w:val="Normal"/>
    <w:next w:val="Normal"/>
    <w:uiPriority w:val="37"/>
    <w:unhideWhenUsed/>
    <w:rsid w:val="001B56FA"/>
  </w:style>
  <w:style w:type="paragraph" w:styleId="Header">
    <w:name w:val="header"/>
    <w:basedOn w:val="Normal"/>
    <w:link w:val="HeaderChar"/>
    <w:uiPriority w:val="99"/>
    <w:unhideWhenUsed/>
    <w:rsid w:val="001B56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6FA"/>
  </w:style>
  <w:style w:type="paragraph" w:styleId="Footer">
    <w:name w:val="footer"/>
    <w:basedOn w:val="Normal"/>
    <w:link w:val="FooterChar"/>
    <w:uiPriority w:val="99"/>
    <w:unhideWhenUsed/>
    <w:rsid w:val="001B56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6FA"/>
  </w:style>
  <w:style w:type="character" w:styleId="Strong">
    <w:name w:val="Strong"/>
    <w:basedOn w:val="DefaultParagraphFont"/>
    <w:uiPriority w:val="22"/>
    <w:qFormat/>
    <w:rsid w:val="00147E9F"/>
    <w:rPr>
      <w:b/>
      <w:bCs/>
    </w:rPr>
  </w:style>
  <w:style w:type="paragraph" w:styleId="NoSpacing">
    <w:name w:val="No Spacing"/>
    <w:uiPriority w:val="1"/>
    <w:qFormat/>
    <w:rsid w:val="00792F13"/>
    <w:pPr>
      <w:spacing w:after="0" w:line="240" w:lineRule="auto"/>
    </w:pPr>
  </w:style>
  <w:style w:type="table" w:styleId="TableGrid">
    <w:name w:val="Table Grid"/>
    <w:basedOn w:val="TableNormal"/>
    <w:uiPriority w:val="59"/>
    <w:rsid w:val="00792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C6763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67633"/>
    <w:rPr>
      <w:b/>
      <w:bCs/>
      <w:i/>
      <w:iCs/>
      <w:color w:val="4F81BD" w:themeColor="accent1"/>
    </w:rPr>
  </w:style>
  <w:style w:type="character" w:styleId="IntenseEmphasis">
    <w:name w:val="Intense Emphasis"/>
    <w:basedOn w:val="DefaultParagraphFont"/>
    <w:uiPriority w:val="21"/>
    <w:qFormat/>
    <w:rsid w:val="00A050A0"/>
    <w:rPr>
      <w:b/>
      <w:bCs/>
      <w:i/>
      <w:iCs/>
      <w:color w:val="4F81BD" w:themeColor="accent1"/>
    </w:rPr>
  </w:style>
  <w:style w:type="paragraph" w:styleId="FootnoteText">
    <w:name w:val="footnote text"/>
    <w:basedOn w:val="Normal"/>
    <w:link w:val="FootnoteTextChar"/>
    <w:uiPriority w:val="99"/>
    <w:semiHidden/>
    <w:unhideWhenUsed/>
    <w:rsid w:val="000E13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13D2"/>
    <w:rPr>
      <w:sz w:val="20"/>
      <w:szCs w:val="20"/>
    </w:rPr>
  </w:style>
  <w:style w:type="character" w:styleId="FootnoteReference">
    <w:name w:val="footnote reference"/>
    <w:basedOn w:val="DefaultParagraphFont"/>
    <w:uiPriority w:val="99"/>
    <w:semiHidden/>
    <w:unhideWhenUsed/>
    <w:rsid w:val="000E13D2"/>
    <w:rPr>
      <w:vertAlign w:val="superscript"/>
    </w:rPr>
  </w:style>
  <w:style w:type="paragraph" w:styleId="TableofFigures">
    <w:name w:val="table of figures"/>
    <w:basedOn w:val="Normal"/>
    <w:next w:val="Normal"/>
    <w:uiPriority w:val="99"/>
    <w:unhideWhenUsed/>
    <w:rsid w:val="002C721D"/>
    <w:pPr>
      <w:spacing w:after="0"/>
    </w:pPr>
  </w:style>
  <w:style w:type="character" w:styleId="CommentReference">
    <w:name w:val="annotation reference"/>
    <w:basedOn w:val="DefaultParagraphFont"/>
    <w:uiPriority w:val="99"/>
    <w:semiHidden/>
    <w:unhideWhenUsed/>
    <w:rsid w:val="00E061C8"/>
    <w:rPr>
      <w:sz w:val="16"/>
      <w:szCs w:val="16"/>
    </w:rPr>
  </w:style>
  <w:style w:type="paragraph" w:styleId="CommentText">
    <w:name w:val="annotation text"/>
    <w:basedOn w:val="Normal"/>
    <w:link w:val="CommentTextChar"/>
    <w:uiPriority w:val="99"/>
    <w:semiHidden/>
    <w:unhideWhenUsed/>
    <w:rsid w:val="00E061C8"/>
    <w:pPr>
      <w:spacing w:line="240" w:lineRule="auto"/>
    </w:pPr>
    <w:rPr>
      <w:sz w:val="20"/>
      <w:szCs w:val="20"/>
    </w:rPr>
  </w:style>
  <w:style w:type="character" w:customStyle="1" w:styleId="CommentTextChar">
    <w:name w:val="Comment Text Char"/>
    <w:basedOn w:val="DefaultParagraphFont"/>
    <w:link w:val="CommentText"/>
    <w:uiPriority w:val="99"/>
    <w:semiHidden/>
    <w:rsid w:val="00E061C8"/>
    <w:rPr>
      <w:sz w:val="20"/>
      <w:szCs w:val="20"/>
    </w:rPr>
  </w:style>
  <w:style w:type="paragraph" w:styleId="CommentSubject">
    <w:name w:val="annotation subject"/>
    <w:basedOn w:val="CommentText"/>
    <w:next w:val="CommentText"/>
    <w:link w:val="CommentSubjectChar"/>
    <w:uiPriority w:val="99"/>
    <w:semiHidden/>
    <w:unhideWhenUsed/>
    <w:rsid w:val="00E061C8"/>
    <w:rPr>
      <w:b/>
      <w:bCs/>
    </w:rPr>
  </w:style>
  <w:style w:type="character" w:customStyle="1" w:styleId="CommentSubjectChar">
    <w:name w:val="Comment Subject Char"/>
    <w:basedOn w:val="CommentTextChar"/>
    <w:link w:val="CommentSubject"/>
    <w:uiPriority w:val="99"/>
    <w:semiHidden/>
    <w:rsid w:val="00E061C8"/>
    <w:rPr>
      <w:b/>
      <w:bCs/>
      <w:sz w:val="20"/>
      <w:szCs w:val="20"/>
    </w:rPr>
  </w:style>
  <w:style w:type="table" w:styleId="LightList-Accent1">
    <w:name w:val="Light List Accent 1"/>
    <w:basedOn w:val="TableNormal"/>
    <w:uiPriority w:val="61"/>
    <w:rsid w:val="003E387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1-Accent1">
    <w:name w:val="Medium Grid 1 Accent 1"/>
    <w:basedOn w:val="TableNormal"/>
    <w:uiPriority w:val="67"/>
    <w:rsid w:val="003E387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LineNumber">
    <w:name w:val="line number"/>
    <w:basedOn w:val="DefaultParagraphFont"/>
    <w:uiPriority w:val="99"/>
    <w:semiHidden/>
    <w:unhideWhenUsed/>
    <w:rsid w:val="00326D22"/>
  </w:style>
  <w:style w:type="character" w:customStyle="1" w:styleId="apple-converted-space">
    <w:name w:val="apple-converted-space"/>
    <w:basedOn w:val="DefaultParagraphFont"/>
    <w:rsid w:val="00E15D37"/>
  </w:style>
  <w:style w:type="character" w:styleId="Emphasis">
    <w:name w:val="Emphasis"/>
    <w:basedOn w:val="DefaultParagraphFont"/>
    <w:uiPriority w:val="20"/>
    <w:qFormat/>
    <w:rsid w:val="00EF456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607480">
      <w:bodyDiv w:val="1"/>
      <w:marLeft w:val="0"/>
      <w:marRight w:val="0"/>
      <w:marTop w:val="0"/>
      <w:marBottom w:val="0"/>
      <w:divBdr>
        <w:top w:val="none" w:sz="0" w:space="0" w:color="auto"/>
        <w:left w:val="none" w:sz="0" w:space="0" w:color="auto"/>
        <w:bottom w:val="none" w:sz="0" w:space="0" w:color="auto"/>
        <w:right w:val="none" w:sz="0" w:space="0" w:color="auto"/>
      </w:divBdr>
    </w:div>
    <w:div w:id="865295056">
      <w:bodyDiv w:val="1"/>
      <w:marLeft w:val="0"/>
      <w:marRight w:val="0"/>
      <w:marTop w:val="0"/>
      <w:marBottom w:val="0"/>
      <w:divBdr>
        <w:top w:val="none" w:sz="0" w:space="0" w:color="auto"/>
        <w:left w:val="none" w:sz="0" w:space="0" w:color="auto"/>
        <w:bottom w:val="none" w:sz="0" w:space="0" w:color="auto"/>
        <w:right w:val="none" w:sz="0" w:space="0" w:color="auto"/>
      </w:divBdr>
    </w:div>
    <w:div w:id="928076430">
      <w:bodyDiv w:val="1"/>
      <w:marLeft w:val="0"/>
      <w:marRight w:val="0"/>
      <w:marTop w:val="0"/>
      <w:marBottom w:val="0"/>
      <w:divBdr>
        <w:top w:val="none" w:sz="0" w:space="0" w:color="auto"/>
        <w:left w:val="none" w:sz="0" w:space="0" w:color="auto"/>
        <w:bottom w:val="none" w:sz="0" w:space="0" w:color="auto"/>
        <w:right w:val="none" w:sz="0" w:space="0" w:color="auto"/>
      </w:divBdr>
    </w:div>
    <w:div w:id="1037043899">
      <w:bodyDiv w:val="1"/>
      <w:marLeft w:val="0"/>
      <w:marRight w:val="0"/>
      <w:marTop w:val="0"/>
      <w:marBottom w:val="0"/>
      <w:divBdr>
        <w:top w:val="none" w:sz="0" w:space="0" w:color="auto"/>
        <w:left w:val="none" w:sz="0" w:space="0" w:color="auto"/>
        <w:bottom w:val="none" w:sz="0" w:space="0" w:color="auto"/>
        <w:right w:val="none" w:sz="0" w:space="0" w:color="auto"/>
      </w:divBdr>
    </w:div>
    <w:div w:id="1103384065">
      <w:bodyDiv w:val="1"/>
      <w:marLeft w:val="0"/>
      <w:marRight w:val="0"/>
      <w:marTop w:val="0"/>
      <w:marBottom w:val="0"/>
      <w:divBdr>
        <w:top w:val="none" w:sz="0" w:space="0" w:color="auto"/>
        <w:left w:val="none" w:sz="0" w:space="0" w:color="auto"/>
        <w:bottom w:val="none" w:sz="0" w:space="0" w:color="auto"/>
        <w:right w:val="none" w:sz="0" w:space="0" w:color="auto"/>
      </w:divBdr>
    </w:div>
    <w:div w:id="1417089620">
      <w:bodyDiv w:val="1"/>
      <w:marLeft w:val="0"/>
      <w:marRight w:val="0"/>
      <w:marTop w:val="0"/>
      <w:marBottom w:val="0"/>
      <w:divBdr>
        <w:top w:val="none" w:sz="0" w:space="0" w:color="auto"/>
        <w:left w:val="none" w:sz="0" w:space="0" w:color="auto"/>
        <w:bottom w:val="none" w:sz="0" w:space="0" w:color="auto"/>
        <w:right w:val="none" w:sz="0" w:space="0" w:color="auto"/>
      </w:divBdr>
    </w:div>
    <w:div w:id="1548104953">
      <w:bodyDiv w:val="1"/>
      <w:marLeft w:val="0"/>
      <w:marRight w:val="0"/>
      <w:marTop w:val="0"/>
      <w:marBottom w:val="0"/>
      <w:divBdr>
        <w:top w:val="none" w:sz="0" w:space="0" w:color="auto"/>
        <w:left w:val="none" w:sz="0" w:space="0" w:color="auto"/>
        <w:bottom w:val="none" w:sz="0" w:space="0" w:color="auto"/>
        <w:right w:val="none" w:sz="0" w:space="0" w:color="auto"/>
      </w:divBdr>
    </w:div>
    <w:div w:id="1608465737">
      <w:bodyDiv w:val="1"/>
      <w:marLeft w:val="0"/>
      <w:marRight w:val="0"/>
      <w:marTop w:val="0"/>
      <w:marBottom w:val="0"/>
      <w:divBdr>
        <w:top w:val="none" w:sz="0" w:space="0" w:color="auto"/>
        <w:left w:val="none" w:sz="0" w:space="0" w:color="auto"/>
        <w:bottom w:val="none" w:sz="0" w:space="0" w:color="auto"/>
        <w:right w:val="none" w:sz="0" w:space="0" w:color="auto"/>
      </w:divBdr>
    </w:div>
    <w:div w:id="1693454692">
      <w:bodyDiv w:val="1"/>
      <w:marLeft w:val="0"/>
      <w:marRight w:val="0"/>
      <w:marTop w:val="0"/>
      <w:marBottom w:val="0"/>
      <w:divBdr>
        <w:top w:val="none" w:sz="0" w:space="0" w:color="auto"/>
        <w:left w:val="none" w:sz="0" w:space="0" w:color="auto"/>
        <w:bottom w:val="none" w:sz="0" w:space="0" w:color="auto"/>
        <w:right w:val="none" w:sz="0" w:space="0" w:color="auto"/>
      </w:divBdr>
      <w:divsChild>
        <w:div w:id="243415546">
          <w:marLeft w:val="0"/>
          <w:marRight w:val="0"/>
          <w:marTop w:val="0"/>
          <w:marBottom w:val="0"/>
          <w:divBdr>
            <w:top w:val="none" w:sz="0" w:space="0" w:color="auto"/>
            <w:left w:val="none" w:sz="0" w:space="0" w:color="auto"/>
            <w:bottom w:val="none" w:sz="0" w:space="0" w:color="auto"/>
            <w:right w:val="none" w:sz="0" w:space="0" w:color="auto"/>
          </w:divBdr>
        </w:div>
        <w:div w:id="1255897470">
          <w:marLeft w:val="0"/>
          <w:marRight w:val="0"/>
          <w:marTop w:val="0"/>
          <w:marBottom w:val="0"/>
          <w:divBdr>
            <w:top w:val="none" w:sz="0" w:space="0" w:color="auto"/>
            <w:left w:val="none" w:sz="0" w:space="0" w:color="auto"/>
            <w:bottom w:val="none" w:sz="0" w:space="0" w:color="auto"/>
            <w:right w:val="none" w:sz="0" w:space="0" w:color="auto"/>
          </w:divBdr>
        </w:div>
        <w:div w:id="111823470">
          <w:marLeft w:val="0"/>
          <w:marRight w:val="0"/>
          <w:marTop w:val="0"/>
          <w:marBottom w:val="0"/>
          <w:divBdr>
            <w:top w:val="none" w:sz="0" w:space="0" w:color="auto"/>
            <w:left w:val="none" w:sz="0" w:space="0" w:color="auto"/>
            <w:bottom w:val="none" w:sz="0" w:space="0" w:color="auto"/>
            <w:right w:val="none" w:sz="0" w:space="0" w:color="auto"/>
          </w:divBdr>
        </w:div>
        <w:div w:id="17893232">
          <w:marLeft w:val="0"/>
          <w:marRight w:val="0"/>
          <w:marTop w:val="0"/>
          <w:marBottom w:val="0"/>
          <w:divBdr>
            <w:top w:val="none" w:sz="0" w:space="0" w:color="auto"/>
            <w:left w:val="none" w:sz="0" w:space="0" w:color="auto"/>
            <w:bottom w:val="none" w:sz="0" w:space="0" w:color="auto"/>
            <w:right w:val="none" w:sz="0" w:space="0" w:color="auto"/>
          </w:divBdr>
        </w:div>
        <w:div w:id="1433817237">
          <w:marLeft w:val="0"/>
          <w:marRight w:val="0"/>
          <w:marTop w:val="0"/>
          <w:marBottom w:val="0"/>
          <w:divBdr>
            <w:top w:val="none" w:sz="0" w:space="0" w:color="auto"/>
            <w:left w:val="none" w:sz="0" w:space="0" w:color="auto"/>
            <w:bottom w:val="none" w:sz="0" w:space="0" w:color="auto"/>
            <w:right w:val="none" w:sz="0" w:space="0" w:color="auto"/>
          </w:divBdr>
        </w:div>
        <w:div w:id="310525285">
          <w:marLeft w:val="0"/>
          <w:marRight w:val="0"/>
          <w:marTop w:val="0"/>
          <w:marBottom w:val="0"/>
          <w:divBdr>
            <w:top w:val="none" w:sz="0" w:space="0" w:color="auto"/>
            <w:left w:val="none" w:sz="0" w:space="0" w:color="auto"/>
            <w:bottom w:val="none" w:sz="0" w:space="0" w:color="auto"/>
            <w:right w:val="none" w:sz="0" w:space="0" w:color="auto"/>
          </w:divBdr>
        </w:div>
      </w:divsChild>
    </w:div>
    <w:div w:id="2097363721">
      <w:bodyDiv w:val="1"/>
      <w:marLeft w:val="0"/>
      <w:marRight w:val="0"/>
      <w:marTop w:val="0"/>
      <w:marBottom w:val="0"/>
      <w:divBdr>
        <w:top w:val="none" w:sz="0" w:space="0" w:color="auto"/>
        <w:left w:val="none" w:sz="0" w:space="0" w:color="auto"/>
        <w:bottom w:val="none" w:sz="0" w:space="0" w:color="auto"/>
        <w:right w:val="none" w:sz="0" w:space="0" w:color="auto"/>
      </w:divBdr>
    </w:div>
    <w:div w:id="212769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emf"/><Relationship Id="rId26" Type="http://schemas.openxmlformats.org/officeDocument/2006/relationships/image" Target="media/image10.png"/><Relationship Id="rId39" Type="http://schemas.openxmlformats.org/officeDocument/2006/relationships/image" Target="media/image23.emf"/><Relationship Id="rId21" Type="http://schemas.openxmlformats.org/officeDocument/2006/relationships/image" Target="media/image5.emf"/><Relationship Id="rId34" Type="http://schemas.openxmlformats.org/officeDocument/2006/relationships/image" Target="media/image18.emf"/><Relationship Id="rId42" Type="http://schemas.openxmlformats.org/officeDocument/2006/relationships/image" Target="media/image26.png"/><Relationship Id="rId47" Type="http://schemas.openxmlformats.org/officeDocument/2006/relationships/hyperlink" Target="http://www.boost.org/doc/libs/1_58_0/libs/geometry/doc/html/geometry/spatial_indexes/introduction.html" TargetMode="External"/><Relationship Id="rId50" Type="http://schemas.openxmlformats.org/officeDocument/2006/relationships/hyperlink" Target="http://www.boost.org/doc/libs/1_58_0/libs/geometry/doc/html/geometry/spatial_indexes/introduc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3.emf"/><Relationship Id="rId31" Type="http://schemas.openxmlformats.org/officeDocument/2006/relationships/image" Target="media/image15.emf"/><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png"/><Relationship Id="rId48" Type="http://schemas.openxmlformats.org/officeDocument/2006/relationships/hyperlink" Target="http://www.boost.org/doc/libs/1_58_0/libs/geometry/doc/html/geometry/spatial_indexes/introduction.html" TargetMode="External"/><Relationship Id="rId8" Type="http://schemas.openxmlformats.org/officeDocument/2006/relationships/header" Target="header1.xml"/><Relationship Id="rId51" Type="http://schemas.openxmlformats.org/officeDocument/2006/relationships/hyperlink" Target="http://www.boost.org/doc/libs/1_58_0/libs/geometry/doc/html/geometry/spatial_indexes/introduction.htm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gi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hyperlink" Target="http://www.boost.org/doc/libs/1_58_0/libs/geometry/doc/html/geometry/spatial_indexes/introduction.html" TargetMode="External"/><Relationship Id="rId20" Type="http://schemas.openxmlformats.org/officeDocument/2006/relationships/image" Target="media/image4.emf"/><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hyperlink" Target="http://www.boost.org/doc/libs/1_58_0/libs/geometry/doc/html/geometry/spatial_indexes/introdu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Rei15</b:Tag>
    <b:SourceType>Report</b:SourceType>
    <b:Guid>{9D38A743-F768-4AB2-8598-F9333EB34508}</b:Guid>
    <b:Title>Fast computation of reverberation using Gaussian beam reflections</b:Title>
    <b:Year>October 20, 2014</b:Year>
    <b:Author>
      <b:Author>
        <b:NameList>
          <b:Person>
            <b:Last>Reilly</b:Last>
            <b:First>Sean</b:First>
          </b:Person>
          <b:Person>
            <b:Last>Thibaudeau</b:Last>
            <b:First>David</b:First>
          </b:Person>
          <b:Person>
            <b:Last>Burns</b:Last>
            <b:First>Ted</b:First>
          </b:Person>
        </b:NameList>
      </b:Author>
    </b:Author>
    <b:RefOrder>1</b:RefOrder>
  </b:Source>
  <b:Source>
    <b:Tag>EVA03</b:Tag>
    <b:SourceType>Report</b:SourceType>
    <b:Guid>{71B91D34-7018-463D-B0A3-C9BA0A41621D}</b:Guid>
    <b:Author>
      <b:Author>
        <b:Corporate>Department of the Navy, Program Executive Officer for Air ASW, Assault and Special Mission Programs (PMA-264)</b:Corporate>
      </b:Author>
    </b:Author>
    <b:Title>User's Guide for the Environmental Acoustics Server Software Package, Version 2a</b:Title>
    <b:Year>14 February 2003</b:Year>
    <b:RefOrder>2</b:RefOrder>
  </b:Source>
  <b:Source>
    <b:Tag>ReadWriteLock</b:Tag>
    <b:SourceType>InternetSite</b:SourceType>
    <b:Guid>{C84EDD06-49FC-435E-AE0E-A7286D91A027}</b:Guid>
    <b:Title>Readers-writer lock</b:Title>
    <b:Author>
      <b:Author>
        <b:Corporate>Wikipedia, the free encyclopedia</b:Corporate>
      </b:Author>
    </b:Author>
    <b:YearAccessed>2015</b:YearAccessed>
    <b:MonthAccessed>3</b:MonthAccessed>
    <b:DayAccessed>24</b:DayAccessed>
    <b:URL>http://en.wikipedia.org/wiki/Readers-writer_lock</b:URL>
    <b:RefOrder>3</b:RefOrder>
  </b:Source>
  <b:Source>
    <b:Tag>Wik15</b:Tag>
    <b:SourceType>InternetSite</b:SourceType>
    <b:Guid>{7A9BA913-23D1-41E4-AE53-9B85A99CCFB9}</b:Guid>
    <b:Author>
      <b:Author>
        <b:Corporate>Wikipedia, the free encyclopedia</b:Corporate>
      </b:Author>
    </b:Author>
    <b:Title>Quadtree</b:Title>
    <b:YearAccessed>2015</b:YearAccessed>
    <b:MonthAccessed>3</b:MonthAccessed>
    <b:DayAccessed>24</b:DayAccessed>
    <b:URL>http://en.wikipedia.org/wiki/Quadtree</b:URL>
    <b:RefOrder>4</b:RefOrder>
  </b:Source>
</b:Sources>
</file>

<file path=customXml/itemProps1.xml><?xml version="1.0" encoding="utf-8"?>
<ds:datastoreItem xmlns:ds="http://schemas.openxmlformats.org/officeDocument/2006/customXml" ds:itemID="{ADD82FEE-B928-4BE7-9F7E-4CD300F50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12722</TotalTime>
  <Pages>45</Pages>
  <Words>8701</Words>
  <Characters>49600</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Sean Reilly</dc:creator>
  <cp:lastModifiedBy>Anthony Ragusa</cp:lastModifiedBy>
  <cp:revision>8</cp:revision>
  <cp:lastPrinted>2018-06-21T15:44:00Z</cp:lastPrinted>
  <dcterms:created xsi:type="dcterms:W3CDTF">2018-06-13T20:24:00Z</dcterms:created>
  <dcterms:modified xsi:type="dcterms:W3CDTF">2018-07-23T14:30:00Z</dcterms:modified>
</cp:coreProperties>
</file>